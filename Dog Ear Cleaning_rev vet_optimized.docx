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459DF" w14:textId="62805E7A" w:rsidR="00A326E9" w:rsidRPr="00E47E1F" w:rsidRDefault="00A326E9" w:rsidP="0014486A">
      <w:pPr>
        <w:pBdr>
          <w:bottom w:val="single" w:sz="6" w:space="1" w:color="auto"/>
        </w:pBdr>
        <w:jc w:val="both"/>
        <w:rPr>
          <w:rFonts w:ascii="AppleSystemUIFont" w:hAnsi="AppleSystemUIFont" w:cs="AppleSystemUIFont"/>
          <w:kern w:val="0"/>
          <w:sz w:val="20"/>
          <w:szCs w:val="20"/>
        </w:rPr>
      </w:pPr>
      <w:r w:rsidRPr="00E47E1F">
        <w:rPr>
          <w:rFonts w:ascii="AppleSystemUIFont" w:hAnsi="AppleSystemUIFont" w:cs="AppleSystemUIFont"/>
          <w:b/>
          <w:bCs/>
          <w:kern w:val="0"/>
          <w:sz w:val="20"/>
          <w:szCs w:val="20"/>
        </w:rPr>
        <w:t>URL</w:t>
      </w:r>
      <w:r w:rsidRPr="00E47E1F">
        <w:rPr>
          <w:rFonts w:ascii="AppleSystemUIFont" w:hAnsi="AppleSystemUIFont" w:cs="AppleSystemUIFont"/>
          <w:kern w:val="0"/>
          <w:sz w:val="20"/>
          <w:szCs w:val="20"/>
        </w:rPr>
        <w:t xml:space="preserve">: </w:t>
      </w:r>
      <w:r w:rsidR="00D87298" w:rsidRPr="00D87298">
        <w:rPr>
          <w:rFonts w:ascii="AppleSystemUIFont" w:hAnsi="AppleSystemUIFont" w:cs="AppleSystemUIFont"/>
          <w:kern w:val="0"/>
          <w:sz w:val="20"/>
          <w:szCs w:val="20"/>
        </w:rPr>
        <w:t>/articles/dogs/health/skin-fur-ears/how-to-clean-a-dogs-ears</w:t>
      </w:r>
    </w:p>
    <w:p w14:paraId="22889429" w14:textId="1A24D86A" w:rsidR="00A326E9" w:rsidRPr="00E47E1F" w:rsidRDefault="00A326E9" w:rsidP="0014486A">
      <w:pPr>
        <w:pBdr>
          <w:bottom w:val="single" w:sz="6" w:space="1" w:color="auto"/>
        </w:pBdr>
        <w:jc w:val="both"/>
        <w:rPr>
          <w:rFonts w:ascii="AppleSystemUIFont" w:hAnsi="AppleSystemUIFont" w:cs="AppleSystemUIFont"/>
          <w:kern w:val="0"/>
          <w:sz w:val="20"/>
          <w:szCs w:val="20"/>
        </w:rPr>
      </w:pPr>
      <w:r w:rsidRPr="00E47E1F">
        <w:rPr>
          <w:rFonts w:ascii="AppleSystemUIFont" w:hAnsi="AppleSystemUIFont" w:cs="AppleSystemUIFont"/>
          <w:b/>
          <w:bCs/>
          <w:kern w:val="0"/>
          <w:sz w:val="20"/>
          <w:szCs w:val="20"/>
        </w:rPr>
        <w:t>Page Title</w:t>
      </w:r>
      <w:r w:rsidRPr="00E47E1F">
        <w:rPr>
          <w:rFonts w:ascii="AppleSystemUIFont" w:hAnsi="AppleSystemUIFont" w:cs="AppleSystemUIFont"/>
          <w:kern w:val="0"/>
          <w:sz w:val="20"/>
          <w:szCs w:val="20"/>
        </w:rPr>
        <w:t>: (</w:t>
      </w:r>
      <w:r w:rsidRPr="00E47E1F">
        <w:rPr>
          <w:rFonts w:ascii="AppleSystemUIFont" w:hAnsi="AppleSystemUIFont" w:cs="AppleSystemUIFont"/>
          <w:i/>
          <w:iCs/>
          <w:kern w:val="0"/>
          <w:sz w:val="20"/>
          <w:szCs w:val="20"/>
        </w:rPr>
        <w:t xml:space="preserve">40 and 60 characters) </w:t>
      </w:r>
      <w:r w:rsidR="00FA0652" w:rsidRPr="00FA0652">
        <w:rPr>
          <w:rFonts w:ascii="AppleSystemUIFont" w:hAnsi="AppleSystemUIFont" w:cs="AppleSystemUIFont"/>
          <w:kern w:val="0"/>
          <w:sz w:val="20"/>
          <w:szCs w:val="20"/>
        </w:rPr>
        <w:t>How to Clean a Dog's Ears: A Handy Guide | Purina</w:t>
      </w:r>
    </w:p>
    <w:p w14:paraId="6A7C1220" w14:textId="2DC5D2B1" w:rsidR="00D21A09" w:rsidRDefault="00A326E9" w:rsidP="0014486A">
      <w:pPr>
        <w:pBdr>
          <w:bottom w:val="single" w:sz="6" w:space="1" w:color="auto"/>
        </w:pBdr>
        <w:jc w:val="both"/>
        <w:rPr>
          <w:rFonts w:ascii="AppleSystemUIFont" w:hAnsi="AppleSystemUIFont" w:cs="AppleSystemUIFont"/>
          <w:kern w:val="0"/>
          <w:sz w:val="20"/>
          <w:szCs w:val="20"/>
        </w:rPr>
      </w:pPr>
      <w:r w:rsidRPr="00E47E1F">
        <w:rPr>
          <w:rFonts w:ascii="AppleSystemUIFont" w:hAnsi="AppleSystemUIFont" w:cs="AppleSystemUIFont"/>
          <w:b/>
          <w:bCs/>
          <w:kern w:val="0"/>
          <w:sz w:val="20"/>
          <w:szCs w:val="20"/>
        </w:rPr>
        <w:t>Meta Description</w:t>
      </w:r>
      <w:r w:rsidRPr="00E47E1F">
        <w:rPr>
          <w:rFonts w:ascii="AppleSystemUIFont" w:hAnsi="AppleSystemUIFont" w:cs="AppleSystemUIFont"/>
          <w:kern w:val="0"/>
          <w:sz w:val="20"/>
          <w:szCs w:val="20"/>
        </w:rPr>
        <w:t xml:space="preserve">: </w:t>
      </w:r>
      <w:r w:rsidRPr="00E47E1F">
        <w:rPr>
          <w:rFonts w:ascii="AppleSystemUIFont" w:hAnsi="AppleSystemUIFont" w:cs="AppleSystemUIFont"/>
          <w:i/>
          <w:iCs/>
          <w:kern w:val="0"/>
          <w:sz w:val="20"/>
          <w:szCs w:val="20"/>
        </w:rPr>
        <w:t xml:space="preserve">(120-160 characters) </w:t>
      </w:r>
      <w:r w:rsidR="00FA0652" w:rsidRPr="00FA0652">
        <w:rPr>
          <w:rFonts w:ascii="AppleSystemUIFont" w:hAnsi="AppleSystemUIFont" w:cs="AppleSystemUIFont"/>
          <w:kern w:val="0"/>
          <w:sz w:val="20"/>
          <w:szCs w:val="20"/>
          <w:highlight w:val="yellow"/>
        </w:rPr>
        <w:t xml:space="preserve">Cleaning a dog's ears is easy to do and can even be done at home! Find out how </w:t>
      </w:r>
      <w:r w:rsidR="00FA0652">
        <w:rPr>
          <w:rFonts w:ascii="AppleSystemUIFont" w:hAnsi="AppleSystemUIFont" w:cs="AppleSystemUIFont"/>
          <w:kern w:val="0"/>
          <w:sz w:val="20"/>
          <w:szCs w:val="20"/>
          <w:highlight w:val="yellow"/>
        </w:rPr>
        <w:t xml:space="preserve">and what to clean dog’s ears with by reading </w:t>
      </w:r>
      <w:r w:rsidR="00FA0652" w:rsidRPr="00FA0652">
        <w:rPr>
          <w:rFonts w:ascii="AppleSystemUIFont" w:hAnsi="AppleSystemUIFont" w:cs="AppleSystemUIFont"/>
          <w:kern w:val="0"/>
          <w:sz w:val="20"/>
          <w:szCs w:val="20"/>
          <w:highlight w:val="yellow"/>
        </w:rPr>
        <w:t>our handy step by step guide.</w:t>
      </w:r>
    </w:p>
    <w:p w14:paraId="1B69DB5A" w14:textId="6BA0F728" w:rsidR="00A326E9" w:rsidRPr="00D87298" w:rsidRDefault="00A326E9" w:rsidP="0014486A">
      <w:pPr>
        <w:pBdr>
          <w:bottom w:val="single" w:sz="6" w:space="1" w:color="auto"/>
        </w:pBdr>
        <w:jc w:val="both"/>
        <w:rPr>
          <w:rFonts w:ascii="AppleSystemUIFont" w:hAnsi="AppleSystemUIFont" w:cs="AppleSystemUIFont"/>
          <w:b/>
          <w:bCs/>
          <w:kern w:val="0"/>
          <w:sz w:val="20"/>
          <w:szCs w:val="20"/>
          <w:lang w:val="en-US"/>
        </w:rPr>
      </w:pPr>
      <w:r w:rsidRPr="00E47E1F">
        <w:rPr>
          <w:rFonts w:ascii="AppleSystemUIFont" w:hAnsi="AppleSystemUIFont" w:cs="AppleSystemUIFont"/>
          <w:b/>
          <w:bCs/>
          <w:kern w:val="0"/>
          <w:sz w:val="20"/>
          <w:szCs w:val="20"/>
        </w:rPr>
        <w:t>H1</w:t>
      </w:r>
      <w:r w:rsidRPr="00E47E1F">
        <w:rPr>
          <w:rFonts w:ascii="AppleSystemUIFont" w:hAnsi="AppleSystemUIFont" w:cs="AppleSystemUIFont"/>
          <w:kern w:val="0"/>
          <w:sz w:val="20"/>
          <w:szCs w:val="20"/>
        </w:rPr>
        <w:t xml:space="preserve">: </w:t>
      </w:r>
      <w:r w:rsidR="00D87298" w:rsidRPr="00D87298">
        <w:rPr>
          <w:rFonts w:ascii="AppleSystemUIFont" w:hAnsi="AppleSystemUIFont" w:cs="AppleSystemUIFont"/>
          <w:kern w:val="0"/>
          <w:sz w:val="20"/>
          <w:szCs w:val="20"/>
          <w:lang w:val="en-US"/>
        </w:rPr>
        <w:t>How to Clean a Dog’s Ears in 7 Simple Steps</w:t>
      </w:r>
    </w:p>
    <w:p w14:paraId="65C7689B" w14:textId="77777777" w:rsidR="00873AF6" w:rsidRPr="0031707D" w:rsidRDefault="00873AF6" w:rsidP="0014486A">
      <w:pPr>
        <w:jc w:val="both"/>
        <w:rPr>
          <w:lang w:val="en-US"/>
          <w:rPrChange w:id="0" w:author="Flecchia,Gaia Maria Concetta,IT-Assago" w:date="2026-04-10T10:10:00Z" w16du:dateUtc="2026-04-10T08:10:00Z">
            <w:rPr/>
          </w:rPrChange>
        </w:rPr>
      </w:pPr>
    </w:p>
    <w:p w14:paraId="1C64C41B" w14:textId="557B39E4" w:rsidR="0031707D" w:rsidRPr="0031707D" w:rsidRDefault="0031707D" w:rsidP="0031707D">
      <w:pPr>
        <w:jc w:val="both"/>
        <w:rPr>
          <w:b/>
          <w:bCs/>
          <w:lang w:val="it-IT"/>
        </w:rPr>
      </w:pPr>
      <w:r w:rsidRPr="0031707D">
        <w:rPr>
          <w:b/>
          <w:bCs/>
          <w:lang w:val="it-IT"/>
        </w:rPr>
        <w:t>Artico</w:t>
      </w:r>
      <w:r>
        <w:rPr>
          <w:b/>
          <w:bCs/>
          <w:lang w:val="it-IT"/>
        </w:rPr>
        <w:t>lo esistente</w:t>
      </w:r>
      <w:r w:rsidRPr="0031707D">
        <w:rPr>
          <w:b/>
          <w:bCs/>
          <w:lang w:val="it-IT"/>
        </w:rPr>
        <w:t xml:space="preserve">: </w:t>
      </w:r>
      <w:r>
        <w:fldChar w:fldCharType="begin"/>
      </w:r>
      <w:r w:rsidRPr="009D4593">
        <w:rPr>
          <w:lang w:val="it-IT"/>
        </w:rPr>
        <w:instrText>HYPERLINK "https://www.purina.it/articoli/cani/salute/pelle-pelo-orecchie/pulire-orecchie-cane"</w:instrText>
      </w:r>
      <w:r>
        <w:fldChar w:fldCharType="separate"/>
      </w:r>
      <w:r w:rsidRPr="00BF3065">
        <w:rPr>
          <w:rStyle w:val="Hyperlink"/>
          <w:b/>
          <w:bCs/>
          <w:lang w:val="it-IT"/>
        </w:rPr>
        <w:t>https://www.purina.it/articoli/cani/salute/pelle-pelo-orecchie/pulire-orecchie-cane</w:t>
      </w:r>
      <w:r>
        <w:fldChar w:fldCharType="end"/>
      </w:r>
      <w:r>
        <w:rPr>
          <w:b/>
          <w:bCs/>
          <w:lang w:val="it-IT"/>
        </w:rPr>
        <w:t xml:space="preserve"> </w:t>
      </w:r>
      <w:r w:rsidRPr="0031707D">
        <w:rPr>
          <w:b/>
          <w:bCs/>
          <w:lang w:val="it-IT"/>
        </w:rPr>
        <w:t xml:space="preserve">   </w:t>
      </w:r>
    </w:p>
    <w:p w14:paraId="60C40C4F" w14:textId="1BB4C5BA" w:rsidR="0031707D" w:rsidRPr="005615A3" w:rsidRDefault="0031707D" w:rsidP="0031707D">
      <w:pPr>
        <w:jc w:val="both"/>
        <w:rPr>
          <w:lang w:val="it-IT"/>
        </w:rPr>
      </w:pPr>
      <w:r w:rsidRPr="005615A3">
        <w:rPr>
          <w:b/>
          <w:bCs/>
          <w:lang w:val="it-IT"/>
        </w:rPr>
        <w:t xml:space="preserve">TITLE: </w:t>
      </w:r>
      <w:r w:rsidRPr="0031707D">
        <w:rPr>
          <w:lang w:val="it-IT"/>
        </w:rPr>
        <w:t>Come pulire le orecchie del cane: la guida in 7 passi</w:t>
      </w:r>
    </w:p>
    <w:p w14:paraId="5C191DFF" w14:textId="6A0CDD3F" w:rsidR="0031707D" w:rsidRPr="00C80B0E" w:rsidRDefault="0031707D" w:rsidP="0031707D">
      <w:pPr>
        <w:jc w:val="both"/>
        <w:rPr>
          <w:lang w:val="it-IT"/>
        </w:rPr>
      </w:pPr>
      <w:r w:rsidRPr="00003D78">
        <w:rPr>
          <w:b/>
          <w:bCs/>
          <w:lang w:val="it-IT"/>
        </w:rPr>
        <w:t>META DESCRIPTION:</w:t>
      </w:r>
      <w:r>
        <w:rPr>
          <w:b/>
          <w:bCs/>
          <w:lang w:val="it-IT"/>
        </w:rPr>
        <w:t xml:space="preserve"> </w:t>
      </w:r>
      <w:r w:rsidRPr="0031707D">
        <w:rPr>
          <w:lang w:val="it-IT"/>
        </w:rPr>
        <w:t xml:space="preserve">Pulire le orecchie del cane è semplice </w:t>
      </w:r>
      <w:r>
        <w:rPr>
          <w:lang w:val="it-IT"/>
        </w:rPr>
        <w:t>e anche molto importante: s</w:t>
      </w:r>
      <w:r w:rsidRPr="0031707D">
        <w:rPr>
          <w:lang w:val="it-IT"/>
        </w:rPr>
        <w:t>copri come</w:t>
      </w:r>
      <w:r>
        <w:rPr>
          <w:lang w:val="it-IT"/>
        </w:rPr>
        <w:t xml:space="preserve"> fare</w:t>
      </w:r>
      <w:r w:rsidRPr="0031707D">
        <w:rPr>
          <w:lang w:val="it-IT"/>
        </w:rPr>
        <w:t xml:space="preserve"> </w:t>
      </w:r>
      <w:r>
        <w:rPr>
          <w:lang w:val="it-IT"/>
        </w:rPr>
        <w:t>con la nostra guida</w:t>
      </w:r>
      <w:r w:rsidRPr="0031707D">
        <w:rPr>
          <w:lang w:val="it-IT"/>
        </w:rPr>
        <w:t xml:space="preserve"> passo-passo!</w:t>
      </w:r>
    </w:p>
    <w:p w14:paraId="013E2E24" w14:textId="66AFCF0E" w:rsidR="00A326E9" w:rsidRPr="0031707D" w:rsidRDefault="0031707D" w:rsidP="0031707D">
      <w:pPr>
        <w:jc w:val="both"/>
        <w:rPr>
          <w:lang w:val="it-IT"/>
        </w:rPr>
      </w:pPr>
      <w:r w:rsidRPr="00422725">
        <w:rPr>
          <w:b/>
          <w:bCs/>
          <w:lang w:val="it-IT"/>
        </w:rPr>
        <w:t>H1</w:t>
      </w:r>
      <w:r>
        <w:rPr>
          <w:lang w:val="it-IT"/>
        </w:rPr>
        <w:t>: Guida pratica per pulire le orecchie del cane</w:t>
      </w:r>
    </w:p>
    <w:p w14:paraId="25D5F6AB" w14:textId="77777777" w:rsidR="0031707D" w:rsidRPr="0031707D" w:rsidRDefault="0031707D" w:rsidP="0014486A">
      <w:pPr>
        <w:jc w:val="both"/>
        <w:rPr>
          <w:lang w:val="it-IT"/>
          <w:rPrChange w:id="1" w:author="Flecchia,Gaia Maria Concetta,IT-Assago" w:date="2026-04-10T10:10:00Z" w16du:dateUtc="2026-04-10T08:10:00Z">
            <w:rPr/>
          </w:rPrChange>
        </w:rPr>
      </w:pPr>
    </w:p>
    <w:p w14:paraId="522268C8" w14:textId="6B453F01" w:rsidR="00D87298" w:rsidRDefault="00B77A91" w:rsidP="0014486A">
      <w:pPr>
        <w:jc w:val="both"/>
        <w:rPr>
          <w:lang w:val="it-IT"/>
        </w:rPr>
      </w:pPr>
      <w:r w:rsidRPr="00B77A91">
        <w:rPr>
          <w:lang w:val="it-IT"/>
        </w:rPr>
        <w:t>Spesso i proprietari si chiedono come si puliscono le orecchie del cane. Abbiamo creato questa pratica guida per dirvi tutto quello che c'è da sapere sulla pulizia delle orecchie del vostro cane a casa.</w:t>
      </w:r>
    </w:p>
    <w:p w14:paraId="3A0D6CD7" w14:textId="77777777" w:rsidR="00B77A91" w:rsidRPr="00B77A91" w:rsidRDefault="00B77A91" w:rsidP="0014486A">
      <w:pPr>
        <w:jc w:val="both"/>
        <w:rPr>
          <w:lang w:val="it-IT"/>
        </w:rPr>
      </w:pPr>
    </w:p>
    <w:p w14:paraId="69BA359C" w14:textId="77777777" w:rsidR="00B77A91" w:rsidRPr="00B77A91" w:rsidRDefault="00B77A91" w:rsidP="0014486A">
      <w:pPr>
        <w:jc w:val="both"/>
        <w:rPr>
          <w:lang w:val="it-IT"/>
        </w:rPr>
      </w:pPr>
      <w:r w:rsidRPr="00B77A91">
        <w:rPr>
          <w:lang w:val="it-IT"/>
        </w:rPr>
        <w:t xml:space="preserve">Molti proprietari di cani si chiedono spesso: devo pulire le orecchie del mio cane? La risposta immediata, di solito, è sì. </w:t>
      </w:r>
      <w:r w:rsidRPr="0031707D">
        <w:rPr>
          <w:b/>
          <w:bCs/>
          <w:lang w:val="it-IT"/>
        </w:rPr>
        <w:t>È una parte spesso trascurata nella procedura di toelettatura, ma per molti cani è estremamente importante</w:t>
      </w:r>
      <w:r w:rsidRPr="00B77A91">
        <w:rPr>
          <w:lang w:val="it-IT"/>
        </w:rPr>
        <w:t xml:space="preserve"> perché consente di controllare regolarmente la presenza di problemi o infezioni alle orecchie.</w:t>
      </w:r>
    </w:p>
    <w:p w14:paraId="27A79E21" w14:textId="77777777" w:rsidR="00B77A91" w:rsidRPr="00B77A91" w:rsidRDefault="00B77A91" w:rsidP="0014486A">
      <w:pPr>
        <w:jc w:val="both"/>
        <w:rPr>
          <w:lang w:val="it-IT"/>
        </w:rPr>
      </w:pPr>
    </w:p>
    <w:p w14:paraId="566789F6" w14:textId="646A2683" w:rsidR="00D87298" w:rsidRDefault="00B77A91" w:rsidP="0014486A">
      <w:pPr>
        <w:jc w:val="both"/>
        <w:rPr>
          <w:lang w:val="it-IT"/>
        </w:rPr>
      </w:pPr>
      <w:r w:rsidRPr="00B77A91">
        <w:rPr>
          <w:lang w:val="it-IT"/>
        </w:rPr>
        <w:t xml:space="preserve">La pulizia delle orecchie del cane può essere facile da fare e può essere eseguita a casa (a patto che voi e il vostro amico siate a vostro agio). Se non l'avete mai fatto prima, potreste chiedervi da dove cominciare: ecco perché abbiamo realizzato questa guida pratica che vi spiega come procedere passo </w:t>
      </w:r>
      <w:proofErr w:type="spellStart"/>
      <w:r w:rsidRPr="00B77A91">
        <w:rPr>
          <w:lang w:val="it-IT"/>
        </w:rPr>
        <w:t>passo</w:t>
      </w:r>
      <w:proofErr w:type="spellEnd"/>
      <w:r w:rsidRPr="00B77A91">
        <w:rPr>
          <w:lang w:val="it-IT"/>
        </w:rPr>
        <w:t>.</w:t>
      </w:r>
    </w:p>
    <w:p w14:paraId="59A2BAD6" w14:textId="77777777" w:rsidR="00B77A91" w:rsidRPr="00B77A91" w:rsidRDefault="00B77A91" w:rsidP="0014486A">
      <w:pPr>
        <w:jc w:val="both"/>
        <w:rPr>
          <w:lang w:val="it-IT"/>
        </w:rPr>
      </w:pPr>
    </w:p>
    <w:p w14:paraId="6ED371B6" w14:textId="51DEE198" w:rsidR="00B77A91" w:rsidRDefault="00B77A91" w:rsidP="0014486A">
      <w:pPr>
        <w:jc w:val="both"/>
        <w:rPr>
          <w:b/>
          <w:bCs/>
          <w:lang w:val="it-IT"/>
        </w:rPr>
      </w:pPr>
      <w:r w:rsidRPr="00B77A91">
        <w:rPr>
          <w:b/>
          <w:bCs/>
          <w:lang w:val="it-IT"/>
        </w:rPr>
        <w:t>Con quale frequenza devo pulire le orecchie del mio cane?</w:t>
      </w:r>
      <w:r w:rsidR="0031707D" w:rsidRPr="0031707D">
        <w:rPr>
          <w:b/>
          <w:bCs/>
          <w:color w:val="EE0000"/>
          <w:lang w:val="it-IT"/>
        </w:rPr>
        <w:t xml:space="preserve"> (H2)</w:t>
      </w:r>
    </w:p>
    <w:p w14:paraId="37CECF00" w14:textId="04E87FB6" w:rsidR="00B77A91" w:rsidRPr="00B77A91" w:rsidRDefault="00B77A91" w:rsidP="0014486A">
      <w:pPr>
        <w:jc w:val="both"/>
        <w:rPr>
          <w:lang w:val="it-IT"/>
        </w:rPr>
      </w:pPr>
      <w:r w:rsidRPr="00B77A91">
        <w:rPr>
          <w:lang w:val="it-IT"/>
        </w:rPr>
        <w:t xml:space="preserve">Questo dipende dal cane. Le razze con le orecchie pendenti, come i </w:t>
      </w:r>
      <w:r>
        <w:fldChar w:fldCharType="begin"/>
      </w:r>
      <w:r w:rsidRPr="009D4593">
        <w:rPr>
          <w:lang w:val="it-IT"/>
        </w:rPr>
        <w:instrText>HYPERLINK "https://www.purina.it/cerca-pet/guida-razze-cani/cocker-spaniel"</w:instrText>
      </w:r>
      <w:r>
        <w:fldChar w:fldCharType="separate"/>
      </w:r>
      <w:r w:rsidRPr="00DC5B97">
        <w:rPr>
          <w:rStyle w:val="Hyperlink"/>
          <w:lang w:val="it-IT"/>
        </w:rPr>
        <w:t>Cocker Spaniel</w:t>
      </w:r>
      <w:r>
        <w:fldChar w:fldCharType="end"/>
      </w:r>
      <w:r w:rsidRPr="00B77A91">
        <w:rPr>
          <w:lang w:val="it-IT"/>
        </w:rPr>
        <w:t xml:space="preserve"> e i Basset Hound, richiedono una </w:t>
      </w:r>
      <w:r w:rsidRPr="0031707D">
        <w:rPr>
          <w:b/>
          <w:bCs/>
          <w:lang w:val="it-IT"/>
        </w:rPr>
        <w:t>pulizia delle orecchie più regolare, poiché possono essere più inclini a contrarre infezioni</w:t>
      </w:r>
      <w:r w:rsidRPr="00B77A91">
        <w:rPr>
          <w:lang w:val="it-IT"/>
        </w:rPr>
        <w:t>. Le orecchie lunghe e cadenti consentono un minor passaggio d'aria creando umidità e i detriti possono facilmente rimanere intrappolati nel condotto uditivo, causando una proliferazione di lieviti.</w:t>
      </w:r>
    </w:p>
    <w:p w14:paraId="13E7FEFB" w14:textId="77777777" w:rsidR="00B77A91" w:rsidRPr="00B77A91" w:rsidRDefault="00B77A91" w:rsidP="0014486A">
      <w:pPr>
        <w:jc w:val="both"/>
        <w:rPr>
          <w:lang w:val="it-IT"/>
        </w:rPr>
      </w:pPr>
    </w:p>
    <w:p w14:paraId="462D9DB4" w14:textId="33821029" w:rsidR="00B77A91" w:rsidRPr="00B77A91" w:rsidRDefault="00B77A91" w:rsidP="0014486A">
      <w:pPr>
        <w:jc w:val="both"/>
        <w:rPr>
          <w:lang w:val="it-IT"/>
        </w:rPr>
      </w:pPr>
      <w:r w:rsidRPr="00B77A91">
        <w:rPr>
          <w:lang w:val="it-IT"/>
        </w:rPr>
        <w:t xml:space="preserve">Anche </w:t>
      </w:r>
      <w:r w:rsidRPr="0031707D">
        <w:rPr>
          <w:b/>
          <w:bCs/>
          <w:lang w:val="it-IT"/>
        </w:rPr>
        <w:t>i cani che amano nuotare necessitano di una pulizia regolare delle orecchie</w:t>
      </w:r>
      <w:r w:rsidRPr="00B77A91">
        <w:rPr>
          <w:lang w:val="it-IT"/>
        </w:rPr>
        <w:t xml:space="preserve">, poiché l'umidità extra può predisporre a infezioni auricolari. Inoltre, è necessario tenere sempre d'occhio gli acari dell'orecchio del cane, in quanto sono una potenziale causa di infestazioni e possono essere trasmessi anche ad altri animali </w:t>
      </w:r>
      <w:r w:rsidR="0014486A" w:rsidRPr="0014486A">
        <w:rPr>
          <w:highlight w:val="yellow"/>
          <w:lang w:val="it-IT"/>
        </w:rPr>
        <w:t>da compagnia</w:t>
      </w:r>
      <w:r w:rsidRPr="00B77A91">
        <w:rPr>
          <w:lang w:val="it-IT"/>
        </w:rPr>
        <w:t>.</w:t>
      </w:r>
    </w:p>
    <w:p w14:paraId="5F07D6E8" w14:textId="77777777" w:rsidR="00B77A91" w:rsidRPr="00B77A91" w:rsidRDefault="00B77A91" w:rsidP="0014486A">
      <w:pPr>
        <w:jc w:val="both"/>
        <w:rPr>
          <w:lang w:val="it-IT"/>
        </w:rPr>
      </w:pPr>
    </w:p>
    <w:p w14:paraId="6E11F65F" w14:textId="2215A7F7" w:rsidR="00D87298" w:rsidRPr="00B77A91" w:rsidRDefault="00B77A91" w:rsidP="0014486A">
      <w:pPr>
        <w:jc w:val="both"/>
        <w:rPr>
          <w:lang w:val="it-IT"/>
        </w:rPr>
      </w:pPr>
      <w:r w:rsidRPr="00B77A91">
        <w:rPr>
          <w:lang w:val="it-IT"/>
        </w:rPr>
        <w:t xml:space="preserve">In breve, è importante pulire le orecchie del cane con una certa regolarità per evitare infezioni, ma </w:t>
      </w:r>
      <w:r w:rsidRPr="0031707D">
        <w:rPr>
          <w:b/>
          <w:bCs/>
          <w:lang w:val="it-IT"/>
        </w:rPr>
        <w:t>non troppo spesso, perché si potrebbe danneggiare il canale uditivo</w:t>
      </w:r>
      <w:r w:rsidRPr="00B77A91">
        <w:rPr>
          <w:lang w:val="it-IT"/>
        </w:rPr>
        <w:t xml:space="preserve"> o causare irritazioni che potrebbero generare ulteriori problemi. In caso di dubbio rivolgetevi al veterinario, che sarà in grado di consigliare un programma di pulizia adatto alle esigenze specifiche del cane.</w:t>
      </w:r>
    </w:p>
    <w:p w14:paraId="1EC2A9A4" w14:textId="77777777" w:rsidR="00D87298" w:rsidRPr="00B77A91" w:rsidRDefault="00D87298" w:rsidP="0014486A">
      <w:pPr>
        <w:jc w:val="both"/>
        <w:rPr>
          <w:lang w:val="it-IT"/>
        </w:rPr>
      </w:pPr>
    </w:p>
    <w:p w14:paraId="422590E6" w14:textId="0211A968" w:rsidR="00D87298" w:rsidRPr="00B77A91" w:rsidRDefault="00B77A91" w:rsidP="0014486A">
      <w:pPr>
        <w:jc w:val="both"/>
        <w:rPr>
          <w:b/>
          <w:bCs/>
          <w:lang w:val="it-IT"/>
        </w:rPr>
      </w:pPr>
      <w:r w:rsidRPr="00B77A91">
        <w:rPr>
          <w:b/>
          <w:bCs/>
          <w:lang w:val="it-IT"/>
        </w:rPr>
        <w:t>Come pulire le orecchie del cane</w:t>
      </w:r>
      <w:r w:rsidR="0031707D" w:rsidRPr="0031707D">
        <w:rPr>
          <w:b/>
          <w:bCs/>
          <w:color w:val="EE0000"/>
          <w:lang w:val="it-IT"/>
        </w:rPr>
        <w:t xml:space="preserve"> (H2)</w:t>
      </w:r>
    </w:p>
    <w:p w14:paraId="3634A118" w14:textId="00B0BC33" w:rsidR="00D87298" w:rsidRPr="00B77A91" w:rsidRDefault="00B77A91" w:rsidP="0014486A">
      <w:pPr>
        <w:jc w:val="both"/>
        <w:rPr>
          <w:lang w:val="it-IT"/>
        </w:rPr>
      </w:pPr>
      <w:r w:rsidRPr="00B77A91">
        <w:rPr>
          <w:lang w:val="it-IT"/>
        </w:rPr>
        <w:t>La cosa più importante è assicurarsi che l’animale sia a suo agio durante l'intera procedura.</w:t>
      </w:r>
    </w:p>
    <w:p w14:paraId="1C14F1E2" w14:textId="2CF2BD70" w:rsidR="00D87298" w:rsidRPr="00B77A91" w:rsidRDefault="00D87298" w:rsidP="0014486A">
      <w:pPr>
        <w:jc w:val="both"/>
        <w:rPr>
          <w:lang w:val="it-IT"/>
        </w:rPr>
      </w:pPr>
    </w:p>
    <w:p w14:paraId="6A902E9C" w14:textId="247E6ECC" w:rsidR="00D87298" w:rsidRPr="00B77A91" w:rsidRDefault="00B77A91" w:rsidP="0014486A">
      <w:pPr>
        <w:jc w:val="both"/>
        <w:rPr>
          <w:lang w:val="it-IT"/>
        </w:rPr>
      </w:pPr>
      <w:r w:rsidRPr="00B77A91">
        <w:rPr>
          <w:lang w:val="it-IT"/>
        </w:rPr>
        <w:t>Naturalmente, l'ideale è iniziare a manipolare o pulire le orecchie fin da cucciolo, perché è molto più probabile che si adatti alla pulizia quando sarà più grande. Tuttavia, questo non è sempre possibile, soprattutto se si tratta di un cane adottato da adulto o di un cane anziano a cui non sono mai state pulite le orecchie.</w:t>
      </w:r>
    </w:p>
    <w:p w14:paraId="5032759B" w14:textId="77777777" w:rsidR="00D87298" w:rsidRPr="00B77A91" w:rsidRDefault="00D87298" w:rsidP="0014486A">
      <w:pPr>
        <w:jc w:val="both"/>
        <w:rPr>
          <w:lang w:val="it-IT"/>
        </w:rPr>
      </w:pPr>
    </w:p>
    <w:p w14:paraId="4AD857AE" w14:textId="674C1ACE" w:rsidR="00D87298" w:rsidRPr="00B77A91" w:rsidRDefault="00B77A91" w:rsidP="0014486A">
      <w:pPr>
        <w:jc w:val="both"/>
        <w:rPr>
          <w:b/>
          <w:bCs/>
          <w:lang w:val="it-IT"/>
        </w:rPr>
      </w:pPr>
      <w:r w:rsidRPr="00B77A91">
        <w:rPr>
          <w:b/>
          <w:bCs/>
          <w:highlight w:val="yellow"/>
          <w:lang w:val="it-IT"/>
        </w:rPr>
        <w:t>Con cosa pulire le orecchie de</w:t>
      </w:r>
      <w:r>
        <w:rPr>
          <w:b/>
          <w:bCs/>
          <w:highlight w:val="yellow"/>
          <w:lang w:val="it-IT"/>
        </w:rPr>
        <w:t xml:space="preserve">l </w:t>
      </w:r>
      <w:r w:rsidRPr="00B77A91">
        <w:rPr>
          <w:b/>
          <w:bCs/>
          <w:highlight w:val="yellow"/>
          <w:lang w:val="it-IT"/>
        </w:rPr>
        <w:t>can</w:t>
      </w:r>
      <w:r>
        <w:rPr>
          <w:b/>
          <w:bCs/>
          <w:highlight w:val="yellow"/>
          <w:lang w:val="it-IT"/>
        </w:rPr>
        <w:t>e</w:t>
      </w:r>
      <w:r w:rsidRPr="00B77A91">
        <w:rPr>
          <w:b/>
          <w:bCs/>
          <w:highlight w:val="yellow"/>
          <w:lang w:val="it-IT"/>
        </w:rPr>
        <w:t>?</w:t>
      </w:r>
      <w:r w:rsidR="0031707D" w:rsidRPr="0031707D">
        <w:rPr>
          <w:b/>
          <w:bCs/>
          <w:color w:val="EE0000"/>
          <w:lang w:val="it-IT"/>
        </w:rPr>
        <w:t xml:space="preserve"> (H</w:t>
      </w:r>
      <w:r w:rsidR="0031707D">
        <w:rPr>
          <w:b/>
          <w:bCs/>
          <w:color w:val="EE0000"/>
          <w:lang w:val="it-IT"/>
        </w:rPr>
        <w:t>3</w:t>
      </w:r>
      <w:r w:rsidR="0031707D" w:rsidRPr="0031707D">
        <w:rPr>
          <w:b/>
          <w:bCs/>
          <w:color w:val="EE0000"/>
          <w:lang w:val="it-IT"/>
        </w:rPr>
        <w:t>)</w:t>
      </w:r>
    </w:p>
    <w:p w14:paraId="68A87FE1" w14:textId="5D4DD923" w:rsidR="00D87298" w:rsidRPr="00B77A91" w:rsidRDefault="00B77A91" w:rsidP="0014486A">
      <w:pPr>
        <w:jc w:val="both"/>
        <w:rPr>
          <w:lang w:val="it-IT"/>
        </w:rPr>
      </w:pPr>
      <w:r w:rsidRPr="00B77A91">
        <w:rPr>
          <w:lang w:val="it-IT"/>
        </w:rPr>
        <w:t>Prima di iniziare a pulire le orecchie del cane, assicuratevi di avere i seguenti oggetti:</w:t>
      </w:r>
    </w:p>
    <w:p w14:paraId="233EDA7E" w14:textId="473F116E" w:rsidR="00D87298" w:rsidRPr="00B77A91" w:rsidRDefault="00B77A91" w:rsidP="0014486A">
      <w:pPr>
        <w:numPr>
          <w:ilvl w:val="0"/>
          <w:numId w:val="6"/>
        </w:numPr>
        <w:jc w:val="both"/>
        <w:rPr>
          <w:highlight w:val="yellow"/>
          <w:lang w:val="it-IT"/>
        </w:rPr>
      </w:pPr>
      <w:r w:rsidRPr="00B77A91">
        <w:rPr>
          <w:highlight w:val="yellow"/>
          <w:lang w:val="it-IT"/>
        </w:rPr>
        <w:t>Dischetti di cotone leggermente inumiditi</w:t>
      </w:r>
      <w:r w:rsidR="00D87298" w:rsidRPr="00B77A91">
        <w:rPr>
          <w:highlight w:val="yellow"/>
          <w:lang w:val="it-IT"/>
        </w:rPr>
        <w:t>.</w:t>
      </w:r>
    </w:p>
    <w:p w14:paraId="3D50E200" w14:textId="0C9A806E" w:rsidR="00D87298" w:rsidRPr="00B77A91" w:rsidRDefault="00B77A91" w:rsidP="0014486A">
      <w:pPr>
        <w:numPr>
          <w:ilvl w:val="0"/>
          <w:numId w:val="6"/>
        </w:numPr>
        <w:jc w:val="both"/>
        <w:rPr>
          <w:lang w:val="it-IT"/>
        </w:rPr>
      </w:pPr>
      <w:r w:rsidRPr="00B77A91">
        <w:rPr>
          <w:lang w:val="it-IT"/>
        </w:rPr>
        <w:t>Detergente per le orecchie (deve essere specifico per cani,</w:t>
      </w:r>
      <w:r w:rsidR="000F07EB" w:rsidRPr="00B77A91">
        <w:rPr>
          <w:lang w:val="it-IT"/>
        </w:rPr>
        <w:t xml:space="preserve"> </w:t>
      </w:r>
      <w:r w:rsidRPr="00B77A91">
        <w:rPr>
          <w:highlight w:val="yellow"/>
          <w:lang w:val="it-IT"/>
        </w:rPr>
        <w:t>chiedi al tuo veterinario quale sia il più consigliabile</w:t>
      </w:r>
      <w:r w:rsidRPr="00B77A91">
        <w:rPr>
          <w:lang w:val="it-IT"/>
        </w:rPr>
        <w:t>).</w:t>
      </w:r>
    </w:p>
    <w:p w14:paraId="62FAE5C0" w14:textId="492D781B" w:rsidR="00D87298" w:rsidRPr="00D87298" w:rsidRDefault="00B77A91" w:rsidP="0014486A">
      <w:pPr>
        <w:numPr>
          <w:ilvl w:val="0"/>
          <w:numId w:val="6"/>
        </w:numPr>
        <w:jc w:val="both"/>
        <w:rPr>
          <w:lang w:val="en-US"/>
        </w:rPr>
      </w:pPr>
      <w:r w:rsidRPr="00B77A91">
        <w:rPr>
          <w:lang w:val="en-US"/>
        </w:rPr>
        <w:t xml:space="preserve">Un </w:t>
      </w:r>
      <w:proofErr w:type="spellStart"/>
      <w:r w:rsidRPr="00B77A91">
        <w:rPr>
          <w:lang w:val="en-US"/>
        </w:rPr>
        <w:t>asciugamano</w:t>
      </w:r>
      <w:proofErr w:type="spellEnd"/>
      <w:r w:rsidRPr="00B77A91">
        <w:rPr>
          <w:lang w:val="en-US"/>
        </w:rPr>
        <w:t xml:space="preserve"> </w:t>
      </w:r>
      <w:proofErr w:type="spellStart"/>
      <w:r w:rsidRPr="00B77A91">
        <w:rPr>
          <w:lang w:val="en-US"/>
        </w:rPr>
        <w:t>pulito</w:t>
      </w:r>
      <w:proofErr w:type="spellEnd"/>
      <w:r w:rsidRPr="00B77A91">
        <w:rPr>
          <w:lang w:val="en-US"/>
        </w:rPr>
        <w:t>.</w:t>
      </w:r>
    </w:p>
    <w:p w14:paraId="4E4CE917" w14:textId="1C613359" w:rsidR="00D87298" w:rsidRPr="00B77A91" w:rsidRDefault="00B77A91" w:rsidP="0014486A">
      <w:pPr>
        <w:numPr>
          <w:ilvl w:val="0"/>
          <w:numId w:val="6"/>
        </w:numPr>
        <w:jc w:val="both"/>
        <w:rPr>
          <w:lang w:val="it-IT"/>
        </w:rPr>
      </w:pPr>
      <w:r w:rsidRPr="00B77A91">
        <w:rPr>
          <w:lang w:val="it-IT"/>
        </w:rPr>
        <w:t>Una persona che vi aiuti (utile soprattutto se il cane non è abituato a farsi manipolare le orecchie).</w:t>
      </w:r>
    </w:p>
    <w:p w14:paraId="7796F83C" w14:textId="301C5D92" w:rsidR="00D87298" w:rsidRPr="00B77A91" w:rsidRDefault="00B77A91" w:rsidP="0014486A">
      <w:pPr>
        <w:numPr>
          <w:ilvl w:val="0"/>
          <w:numId w:val="6"/>
        </w:numPr>
        <w:jc w:val="both"/>
        <w:rPr>
          <w:lang w:val="it-IT"/>
        </w:rPr>
      </w:pPr>
      <w:r w:rsidRPr="00B77A91">
        <w:rPr>
          <w:lang w:val="it-IT"/>
        </w:rPr>
        <w:t>Alcuni bocconcini da distribuire durante e dopo la pulizia delle orecchie.</w:t>
      </w:r>
    </w:p>
    <w:p w14:paraId="54B1A9A6" w14:textId="77777777" w:rsidR="00D87298" w:rsidRPr="00B77A91" w:rsidRDefault="00D87298" w:rsidP="0014486A">
      <w:pPr>
        <w:jc w:val="both"/>
        <w:rPr>
          <w:lang w:val="it-IT"/>
        </w:rPr>
      </w:pPr>
    </w:p>
    <w:p w14:paraId="1792B8DB" w14:textId="4BCFACF6" w:rsidR="00D87298" w:rsidRPr="00B77A91" w:rsidRDefault="00B77A91" w:rsidP="0014486A">
      <w:pPr>
        <w:jc w:val="both"/>
        <w:rPr>
          <w:b/>
          <w:bCs/>
          <w:lang w:val="it-IT"/>
        </w:rPr>
      </w:pPr>
      <w:r w:rsidRPr="00B77A91">
        <w:rPr>
          <w:b/>
          <w:bCs/>
          <w:lang w:val="it-IT"/>
        </w:rPr>
        <w:t>Guida alla pulizia delle orecchie del cane in 7 mosse:</w:t>
      </w:r>
      <w:r w:rsidR="0031707D" w:rsidRPr="0031707D">
        <w:rPr>
          <w:b/>
          <w:bCs/>
          <w:color w:val="EE0000"/>
          <w:lang w:val="it-IT"/>
        </w:rPr>
        <w:t xml:space="preserve"> (H</w:t>
      </w:r>
      <w:r w:rsidR="0031707D">
        <w:rPr>
          <w:b/>
          <w:bCs/>
          <w:color w:val="EE0000"/>
          <w:lang w:val="it-IT"/>
        </w:rPr>
        <w:t>3</w:t>
      </w:r>
      <w:r w:rsidR="0031707D" w:rsidRPr="0031707D">
        <w:rPr>
          <w:b/>
          <w:bCs/>
          <w:color w:val="EE0000"/>
          <w:lang w:val="it-IT"/>
        </w:rPr>
        <w:t>)</w:t>
      </w:r>
    </w:p>
    <w:p w14:paraId="26A9011D" w14:textId="77777777" w:rsidR="00B77A91" w:rsidRPr="00B77A91" w:rsidRDefault="00B77A91" w:rsidP="0014486A">
      <w:pPr>
        <w:numPr>
          <w:ilvl w:val="0"/>
          <w:numId w:val="7"/>
        </w:numPr>
        <w:jc w:val="both"/>
        <w:rPr>
          <w:lang w:val="it-IT"/>
        </w:rPr>
      </w:pPr>
      <w:r w:rsidRPr="00B77A91">
        <w:rPr>
          <w:lang w:val="it-IT"/>
        </w:rPr>
        <w:t xml:space="preserve">Assicuratevi che il </w:t>
      </w:r>
      <w:r w:rsidRPr="0031707D">
        <w:rPr>
          <w:b/>
          <w:bCs/>
          <w:lang w:val="it-IT"/>
        </w:rPr>
        <w:t>cane sia a suo agio</w:t>
      </w:r>
      <w:r w:rsidRPr="00B77A91">
        <w:rPr>
          <w:lang w:val="it-IT"/>
        </w:rPr>
        <w:t>, quindi sollevate l'orecchio, tenendolo tra il pollice e l'indice per vedere bene l'interno.</w:t>
      </w:r>
    </w:p>
    <w:p w14:paraId="3C9C7513" w14:textId="77777777" w:rsidR="00B77A91" w:rsidRPr="00B77A91" w:rsidRDefault="00B77A91" w:rsidP="0014486A">
      <w:pPr>
        <w:numPr>
          <w:ilvl w:val="0"/>
          <w:numId w:val="7"/>
        </w:numPr>
        <w:jc w:val="both"/>
        <w:rPr>
          <w:lang w:val="it-IT"/>
        </w:rPr>
      </w:pPr>
      <w:r w:rsidRPr="0031707D">
        <w:rPr>
          <w:b/>
          <w:bCs/>
          <w:lang w:val="it-IT"/>
        </w:rPr>
        <w:t>Esaminate l'orecchio</w:t>
      </w:r>
      <w:r w:rsidRPr="00B77A91">
        <w:rPr>
          <w:lang w:val="it-IT"/>
        </w:rPr>
        <w:t xml:space="preserve"> e verificate che non vi siano arrossamenti, secrezioni o cattivo odore. È normale che vi sia una piccola quantità di cerume chiaro. Tuttavia se rilevate elevata quantità di cerume, arrossamenti, pus o cattivo odore questi potrebbero essere sintomi di un problema che richiede l'intervento del veterinario.</w:t>
      </w:r>
    </w:p>
    <w:p w14:paraId="1308F365" w14:textId="594434F0" w:rsidR="00D87298" w:rsidRPr="00B77A91" w:rsidRDefault="00B77A91" w:rsidP="0014486A">
      <w:pPr>
        <w:numPr>
          <w:ilvl w:val="0"/>
          <w:numId w:val="7"/>
        </w:numPr>
        <w:jc w:val="both"/>
        <w:rPr>
          <w:lang w:val="it-IT"/>
        </w:rPr>
      </w:pPr>
      <w:r w:rsidRPr="0031707D">
        <w:rPr>
          <w:b/>
          <w:bCs/>
          <w:lang w:val="it-IT"/>
        </w:rPr>
        <w:t>Pulire delicatamente l'ingresso dell'orecchio</w:t>
      </w:r>
      <w:r w:rsidRPr="00B77A91">
        <w:rPr>
          <w:lang w:val="it-IT"/>
        </w:rPr>
        <w:t xml:space="preserve"> con un batuffolo di cotone umido per rimuovere lo sporco o il cerume in eccesso.</w:t>
      </w:r>
    </w:p>
    <w:p w14:paraId="596E14D9" w14:textId="38DBD316" w:rsidR="00D87298" w:rsidRPr="00B77A91" w:rsidRDefault="00A8615B" w:rsidP="0014486A">
      <w:pPr>
        <w:numPr>
          <w:ilvl w:val="0"/>
          <w:numId w:val="7"/>
        </w:numPr>
        <w:jc w:val="both"/>
        <w:rPr>
          <w:highlight w:val="yellow"/>
          <w:lang w:val="it-IT"/>
        </w:rPr>
      </w:pPr>
      <w:r w:rsidRPr="0031707D">
        <w:rPr>
          <w:b/>
          <w:bCs/>
          <w:lang w:val="it-IT"/>
        </w:rPr>
        <w:t xml:space="preserve">Applicare il </w:t>
      </w:r>
      <w:r w:rsidR="00B77A91" w:rsidRPr="0031707D">
        <w:rPr>
          <w:b/>
          <w:bCs/>
          <w:lang w:val="it-IT"/>
        </w:rPr>
        <w:t>detergente auricolare</w:t>
      </w:r>
      <w:r w:rsidR="00B77A91" w:rsidRPr="00B77A91">
        <w:rPr>
          <w:lang w:val="it-IT"/>
        </w:rPr>
        <w:t xml:space="preserve"> scelto per il cane, facendo attenzione a</w:t>
      </w:r>
      <w:ins w:id="2" w:author="Flecchia,Gaia Maria Concetta,IT-Assago" w:date="2026-04-10T10:12:00Z" w16du:dateUtc="2026-04-10T08:12:00Z">
        <w:r>
          <w:rPr>
            <w:lang w:val="it-IT"/>
          </w:rPr>
          <w:t xml:space="preserve"> </w:t>
        </w:r>
      </w:ins>
      <w:del w:id="3" w:author="Flecchia,Gaia Maria Concetta,IT-Assago" w:date="2026-04-10T10:11:00Z" w16du:dateUtc="2026-04-10T08:11:00Z">
        <w:r w:rsidR="00B77A91" w:rsidRPr="00B77A91" w:rsidDel="00A8615B">
          <w:rPr>
            <w:lang w:val="it-IT"/>
          </w:rPr>
          <w:delText xml:space="preserve"> </w:delText>
        </w:r>
      </w:del>
      <w:r>
        <w:rPr>
          <w:lang w:val="it-IT"/>
        </w:rPr>
        <w:t>rispettare le raccomandazioni indicate sul prodotto e i consigli di somministrazione del veterinario</w:t>
      </w:r>
      <w:r w:rsidR="00B77A91" w:rsidRPr="00B77A91">
        <w:rPr>
          <w:lang w:val="it-IT"/>
        </w:rPr>
        <w:t>.</w:t>
      </w:r>
      <w:r w:rsidR="0022420A" w:rsidRPr="00B77A91">
        <w:rPr>
          <w:highlight w:val="yellow"/>
          <w:lang w:val="it-IT"/>
        </w:rPr>
        <w:t xml:space="preserve"> </w:t>
      </w:r>
      <w:r w:rsidR="00B77A91" w:rsidRPr="00B77A91">
        <w:rPr>
          <w:highlight w:val="yellow"/>
          <w:lang w:val="it-IT"/>
        </w:rPr>
        <w:t>Fa</w:t>
      </w:r>
      <w:r w:rsidR="00B77A91">
        <w:rPr>
          <w:highlight w:val="yellow"/>
          <w:lang w:val="it-IT"/>
        </w:rPr>
        <w:t>te</w:t>
      </w:r>
      <w:r w:rsidR="00B77A91" w:rsidRPr="00B77A91">
        <w:rPr>
          <w:highlight w:val="yellow"/>
          <w:lang w:val="it-IT"/>
        </w:rPr>
        <w:t xml:space="preserve"> attenzione a non versare troppo liquido all’interno del condotto, perché questo </w:t>
      </w:r>
      <w:r w:rsidR="00B77A91">
        <w:rPr>
          <w:highlight w:val="yellow"/>
          <w:lang w:val="it-IT"/>
        </w:rPr>
        <w:t>potrebbe</w:t>
      </w:r>
      <w:r w:rsidR="00B77A91" w:rsidRPr="00B77A91">
        <w:rPr>
          <w:highlight w:val="yellow"/>
          <w:lang w:val="it-IT"/>
        </w:rPr>
        <w:t xml:space="preserve"> causare irritazioni e ulteriori problemi.</w:t>
      </w:r>
    </w:p>
    <w:p w14:paraId="5C1CE62D" w14:textId="77777777" w:rsidR="0014486A" w:rsidRPr="0014486A" w:rsidRDefault="0014486A" w:rsidP="0014486A">
      <w:pPr>
        <w:numPr>
          <w:ilvl w:val="0"/>
          <w:numId w:val="7"/>
        </w:numPr>
        <w:jc w:val="both"/>
        <w:rPr>
          <w:lang w:val="it-IT"/>
        </w:rPr>
      </w:pPr>
      <w:r w:rsidRPr="0031707D">
        <w:rPr>
          <w:b/>
          <w:bCs/>
          <w:lang w:val="it-IT"/>
        </w:rPr>
        <w:t>Massaggiare la base dell'orecchio</w:t>
      </w:r>
      <w:r w:rsidRPr="0014486A">
        <w:rPr>
          <w:lang w:val="it-IT"/>
        </w:rPr>
        <w:t xml:space="preserve"> per favorire il passaggio del detergente nel condotto uditivo.</w:t>
      </w:r>
    </w:p>
    <w:p w14:paraId="225F48C6" w14:textId="4210E85C" w:rsidR="00D87298" w:rsidRPr="0014486A" w:rsidRDefault="0014486A" w:rsidP="0014486A">
      <w:pPr>
        <w:numPr>
          <w:ilvl w:val="0"/>
          <w:numId w:val="7"/>
        </w:numPr>
        <w:jc w:val="both"/>
        <w:rPr>
          <w:highlight w:val="yellow"/>
          <w:lang w:val="it-IT"/>
        </w:rPr>
      </w:pPr>
      <w:r w:rsidRPr="0031707D">
        <w:rPr>
          <w:b/>
          <w:bCs/>
          <w:lang w:val="it-IT"/>
        </w:rPr>
        <w:t>Eliminare il detergente in eccesso</w:t>
      </w:r>
      <w:r w:rsidRPr="0014486A">
        <w:rPr>
          <w:lang w:val="it-IT"/>
        </w:rPr>
        <w:t xml:space="preserve"> con un batuffolo di cotone umido.</w:t>
      </w:r>
      <w:r w:rsidR="003E1977" w:rsidRPr="0014486A">
        <w:rPr>
          <w:lang w:val="it-IT"/>
        </w:rPr>
        <w:t xml:space="preserve"> </w:t>
      </w:r>
      <w:r w:rsidRPr="0014486A">
        <w:rPr>
          <w:highlight w:val="yellow"/>
          <w:lang w:val="it-IT"/>
        </w:rPr>
        <w:t>Non strofina</w:t>
      </w:r>
      <w:r>
        <w:rPr>
          <w:highlight w:val="yellow"/>
          <w:lang w:val="it-IT"/>
        </w:rPr>
        <w:t>t</w:t>
      </w:r>
      <w:r w:rsidRPr="0014486A">
        <w:rPr>
          <w:highlight w:val="yellow"/>
          <w:lang w:val="it-IT"/>
        </w:rPr>
        <w:t>e troppo forte e cerca</w:t>
      </w:r>
      <w:r>
        <w:rPr>
          <w:highlight w:val="yellow"/>
          <w:lang w:val="it-IT"/>
        </w:rPr>
        <w:t>te</w:t>
      </w:r>
      <w:r w:rsidRPr="0014486A">
        <w:rPr>
          <w:highlight w:val="yellow"/>
          <w:lang w:val="it-IT"/>
        </w:rPr>
        <w:t xml:space="preserve"> di pulire solo una o due volte, per non irritare il condotto uditivo.</w:t>
      </w:r>
    </w:p>
    <w:p w14:paraId="3C779EEF" w14:textId="6217206F" w:rsidR="00D87298" w:rsidRPr="0014486A" w:rsidRDefault="0014486A" w:rsidP="0014486A">
      <w:pPr>
        <w:numPr>
          <w:ilvl w:val="0"/>
          <w:numId w:val="7"/>
        </w:numPr>
        <w:jc w:val="both"/>
        <w:rPr>
          <w:lang w:val="it-IT"/>
        </w:rPr>
      </w:pPr>
      <w:r w:rsidRPr="0014486A">
        <w:rPr>
          <w:lang w:val="it-IT"/>
        </w:rPr>
        <w:t>Ripetere il procedimento per l'altro orecchio.</w:t>
      </w:r>
    </w:p>
    <w:p w14:paraId="53494D3B" w14:textId="77777777" w:rsidR="00D87298" w:rsidRPr="0014486A" w:rsidRDefault="00D87298" w:rsidP="0014486A">
      <w:pPr>
        <w:jc w:val="both"/>
        <w:rPr>
          <w:lang w:val="it-IT"/>
        </w:rPr>
      </w:pPr>
    </w:p>
    <w:p w14:paraId="65190450" w14:textId="01CF861B" w:rsidR="00A55E5A" w:rsidRDefault="0014486A" w:rsidP="0014486A">
      <w:pPr>
        <w:jc w:val="both"/>
        <w:rPr>
          <w:lang w:val="it-IT"/>
        </w:rPr>
      </w:pPr>
      <w:r w:rsidRPr="0014486A">
        <w:rPr>
          <w:lang w:val="it-IT"/>
        </w:rPr>
        <w:t>Se il veterinario vi ha prescritto delle gocce per le orecchie, è meglio applicarle poco dopo la pulizia. In questo modo il farmaco penetrerà efficacemente nell'orecchio e verrà assorbito senza rimanere bloccato dal cerume in eccesso.</w:t>
      </w:r>
    </w:p>
    <w:p w14:paraId="0984CE44" w14:textId="77777777" w:rsidR="0014486A" w:rsidRPr="0014486A" w:rsidRDefault="0014486A" w:rsidP="0014486A">
      <w:pPr>
        <w:jc w:val="both"/>
        <w:rPr>
          <w:lang w:val="it-IT"/>
        </w:rPr>
      </w:pPr>
    </w:p>
    <w:p w14:paraId="7CBB9619" w14:textId="792B36E0" w:rsidR="00A55E5A" w:rsidRPr="0014486A" w:rsidRDefault="0014486A" w:rsidP="0014486A">
      <w:pPr>
        <w:jc w:val="both"/>
        <w:rPr>
          <w:b/>
          <w:bCs/>
          <w:highlight w:val="yellow"/>
          <w:lang w:val="it-IT"/>
        </w:rPr>
      </w:pPr>
      <w:r w:rsidRPr="0014486A">
        <w:rPr>
          <w:b/>
          <w:bCs/>
          <w:highlight w:val="yellow"/>
          <w:lang w:val="it-IT"/>
        </w:rPr>
        <w:t>Errori comuni da evitare quando pulisci le orecchie del tuo cane</w:t>
      </w:r>
      <w:r w:rsidR="0031707D" w:rsidRPr="0031707D">
        <w:rPr>
          <w:b/>
          <w:bCs/>
          <w:color w:val="EE0000"/>
          <w:lang w:val="it-IT"/>
        </w:rPr>
        <w:t xml:space="preserve"> (H2)</w:t>
      </w:r>
    </w:p>
    <w:p w14:paraId="71751747" w14:textId="72F5C685" w:rsidR="00A55E5A" w:rsidRPr="0014486A" w:rsidRDefault="0014486A" w:rsidP="0014486A">
      <w:pPr>
        <w:jc w:val="both"/>
        <w:rPr>
          <w:highlight w:val="yellow"/>
          <w:lang w:val="it-IT"/>
        </w:rPr>
      </w:pPr>
      <w:r w:rsidRPr="0014486A">
        <w:rPr>
          <w:highlight w:val="yellow"/>
          <w:lang w:val="it-IT"/>
        </w:rPr>
        <w:t xml:space="preserve">Pulire le orecchie del cane </w:t>
      </w:r>
      <w:r>
        <w:rPr>
          <w:highlight w:val="yellow"/>
          <w:lang w:val="it-IT"/>
        </w:rPr>
        <w:t>aiuta</w:t>
      </w:r>
      <w:r w:rsidRPr="0014486A">
        <w:rPr>
          <w:highlight w:val="yellow"/>
          <w:lang w:val="it-IT"/>
        </w:rPr>
        <w:t xml:space="preserve"> la prevenzione delle infezioni, ma alcuni errori comuni possono </w:t>
      </w:r>
      <w:r>
        <w:rPr>
          <w:highlight w:val="yellow"/>
          <w:lang w:val="it-IT"/>
        </w:rPr>
        <w:t>portare</w:t>
      </w:r>
      <w:r w:rsidRPr="0014486A">
        <w:rPr>
          <w:highlight w:val="yellow"/>
          <w:lang w:val="it-IT"/>
        </w:rPr>
        <w:t xml:space="preserve"> più danni che benefici. Evita</w:t>
      </w:r>
      <w:r>
        <w:rPr>
          <w:highlight w:val="yellow"/>
          <w:lang w:val="it-IT"/>
        </w:rPr>
        <w:t>te</w:t>
      </w:r>
      <w:r w:rsidRPr="0014486A">
        <w:rPr>
          <w:highlight w:val="yellow"/>
          <w:lang w:val="it-IT"/>
        </w:rPr>
        <w:t xml:space="preserve"> quanto segue perché </w:t>
      </w:r>
      <w:r>
        <w:rPr>
          <w:highlight w:val="yellow"/>
          <w:lang w:val="it-IT"/>
        </w:rPr>
        <w:t xml:space="preserve">tutto </w:t>
      </w:r>
      <w:r w:rsidRPr="0014486A">
        <w:rPr>
          <w:highlight w:val="yellow"/>
          <w:lang w:val="it-IT"/>
        </w:rPr>
        <w:t xml:space="preserve">il processo </w:t>
      </w:r>
      <w:r>
        <w:rPr>
          <w:highlight w:val="yellow"/>
          <w:lang w:val="it-IT"/>
        </w:rPr>
        <w:t>sia</w:t>
      </w:r>
      <w:r w:rsidRPr="0014486A">
        <w:rPr>
          <w:highlight w:val="yellow"/>
          <w:lang w:val="it-IT"/>
        </w:rPr>
        <w:t xml:space="preserve"> sicuro e confortevole:</w:t>
      </w:r>
    </w:p>
    <w:p w14:paraId="73720FA3" w14:textId="77777777" w:rsidR="00A55E5A" w:rsidRPr="0014486A" w:rsidRDefault="00A55E5A" w:rsidP="0014486A">
      <w:pPr>
        <w:jc w:val="both"/>
        <w:rPr>
          <w:highlight w:val="yellow"/>
          <w:lang w:val="it-IT"/>
        </w:rPr>
      </w:pPr>
    </w:p>
    <w:p w14:paraId="1E9CFB3A" w14:textId="46E56DCC" w:rsidR="00A55E5A" w:rsidRPr="0014486A" w:rsidRDefault="0014486A" w:rsidP="0014486A">
      <w:pPr>
        <w:pStyle w:val="PargrafodaLista"/>
        <w:numPr>
          <w:ilvl w:val="0"/>
          <w:numId w:val="8"/>
        </w:numPr>
        <w:jc w:val="both"/>
        <w:rPr>
          <w:highlight w:val="yellow"/>
          <w:lang w:val="it-IT"/>
        </w:rPr>
      </w:pPr>
      <w:r w:rsidRPr="0014486A">
        <w:rPr>
          <w:b/>
          <w:bCs/>
          <w:highlight w:val="yellow"/>
          <w:lang w:val="it-IT"/>
        </w:rPr>
        <w:lastRenderedPageBreak/>
        <w:t>Usare detergenti auricolari per umani</w:t>
      </w:r>
      <w:r w:rsidRPr="0014486A">
        <w:rPr>
          <w:highlight w:val="yellow"/>
          <w:lang w:val="it-IT"/>
        </w:rPr>
        <w:t>:</w:t>
      </w:r>
      <w:r w:rsidRPr="0014486A">
        <w:rPr>
          <w:b/>
          <w:bCs/>
          <w:highlight w:val="yellow"/>
          <w:lang w:val="it-IT"/>
        </w:rPr>
        <w:t xml:space="preserve"> </w:t>
      </w:r>
      <w:r w:rsidRPr="0014486A">
        <w:rPr>
          <w:highlight w:val="yellow"/>
          <w:lang w:val="it-IT"/>
        </w:rPr>
        <w:t>questi prodotti possono irritare o persino danneggiare il condotto uditivo del cane. Scegli</w:t>
      </w:r>
      <w:r>
        <w:rPr>
          <w:highlight w:val="yellow"/>
          <w:lang w:val="it-IT"/>
        </w:rPr>
        <w:t>ete</w:t>
      </w:r>
      <w:r w:rsidRPr="0014486A">
        <w:rPr>
          <w:highlight w:val="yellow"/>
          <w:lang w:val="it-IT"/>
        </w:rPr>
        <w:t xml:space="preserve"> sempre un detergente approvato dal veterinario o specifico per cani.</w:t>
      </w:r>
    </w:p>
    <w:p w14:paraId="37104C73" w14:textId="43AAFD16" w:rsidR="00A55E5A" w:rsidRPr="0014486A" w:rsidRDefault="0014486A" w:rsidP="0014486A">
      <w:pPr>
        <w:pStyle w:val="PargrafodaLista"/>
        <w:numPr>
          <w:ilvl w:val="0"/>
          <w:numId w:val="8"/>
        </w:numPr>
        <w:jc w:val="both"/>
        <w:rPr>
          <w:highlight w:val="yellow"/>
          <w:lang w:val="it-IT"/>
        </w:rPr>
      </w:pPr>
      <w:r w:rsidRPr="0014486A">
        <w:rPr>
          <w:b/>
          <w:bCs/>
          <w:highlight w:val="yellow"/>
          <w:lang w:val="it-IT"/>
        </w:rPr>
        <w:t xml:space="preserve">Inserire i </w:t>
      </w:r>
      <w:proofErr w:type="spellStart"/>
      <w:r w:rsidRPr="0014486A">
        <w:rPr>
          <w:b/>
          <w:bCs/>
          <w:highlight w:val="yellow"/>
          <w:lang w:val="it-IT"/>
        </w:rPr>
        <w:t>cotton</w:t>
      </w:r>
      <w:proofErr w:type="spellEnd"/>
      <w:r w:rsidRPr="0014486A">
        <w:rPr>
          <w:b/>
          <w:bCs/>
          <w:highlight w:val="yellow"/>
          <w:lang w:val="it-IT"/>
        </w:rPr>
        <w:t xml:space="preserve"> </w:t>
      </w:r>
      <w:proofErr w:type="spellStart"/>
      <w:r w:rsidRPr="0014486A">
        <w:rPr>
          <w:b/>
          <w:bCs/>
          <w:highlight w:val="yellow"/>
          <w:lang w:val="it-IT"/>
        </w:rPr>
        <w:t>fioc</w:t>
      </w:r>
      <w:proofErr w:type="spellEnd"/>
      <w:r w:rsidRPr="0014486A">
        <w:rPr>
          <w:b/>
          <w:bCs/>
          <w:highlight w:val="yellow"/>
          <w:lang w:val="it-IT"/>
        </w:rPr>
        <w:t xml:space="preserve"> troppo in profondità</w:t>
      </w:r>
      <w:r>
        <w:rPr>
          <w:highlight w:val="yellow"/>
          <w:lang w:val="it-IT"/>
        </w:rPr>
        <w:t xml:space="preserve">: </w:t>
      </w:r>
      <w:r w:rsidRPr="0014486A">
        <w:rPr>
          <w:highlight w:val="yellow"/>
          <w:lang w:val="it-IT"/>
        </w:rPr>
        <w:t>possono causare lesioni o spingere il cerume più in fondo. Usa</w:t>
      </w:r>
      <w:r>
        <w:rPr>
          <w:highlight w:val="yellow"/>
          <w:lang w:val="it-IT"/>
        </w:rPr>
        <w:t>te</w:t>
      </w:r>
      <w:r w:rsidRPr="0014486A">
        <w:rPr>
          <w:highlight w:val="yellow"/>
          <w:lang w:val="it-IT"/>
        </w:rPr>
        <w:t xml:space="preserve"> dischetti di cotone per detergere delicatamente solo l’orecchio esterno.</w:t>
      </w:r>
    </w:p>
    <w:p w14:paraId="53E3B31A" w14:textId="36DA3E66" w:rsidR="00A55E5A" w:rsidRPr="0014486A" w:rsidRDefault="0014486A" w:rsidP="0014486A">
      <w:pPr>
        <w:pStyle w:val="PargrafodaLista"/>
        <w:numPr>
          <w:ilvl w:val="0"/>
          <w:numId w:val="8"/>
        </w:numPr>
        <w:jc w:val="both"/>
        <w:rPr>
          <w:highlight w:val="yellow"/>
          <w:lang w:val="it-IT"/>
        </w:rPr>
      </w:pPr>
      <w:r w:rsidRPr="0014486A">
        <w:rPr>
          <w:b/>
          <w:bCs/>
          <w:highlight w:val="yellow"/>
          <w:lang w:val="it-IT"/>
        </w:rPr>
        <w:t>Pulire troppo spesso o in modo troppo energico</w:t>
      </w:r>
      <w:r w:rsidRPr="0014486A">
        <w:rPr>
          <w:highlight w:val="yellow"/>
          <w:lang w:val="it-IT"/>
        </w:rPr>
        <w:t>:</w:t>
      </w:r>
      <w:r w:rsidRPr="0014486A">
        <w:rPr>
          <w:b/>
          <w:bCs/>
          <w:highlight w:val="yellow"/>
          <w:lang w:val="it-IT"/>
        </w:rPr>
        <w:t xml:space="preserve"> </w:t>
      </w:r>
      <w:r w:rsidRPr="0014486A">
        <w:rPr>
          <w:highlight w:val="yellow"/>
          <w:lang w:val="it-IT"/>
        </w:rPr>
        <w:t>la pulizia eccessiva può rimuovere gli oli protettivi e irritare l’orecchio. Assicurat</w:t>
      </w:r>
      <w:r>
        <w:rPr>
          <w:highlight w:val="yellow"/>
          <w:lang w:val="it-IT"/>
        </w:rPr>
        <w:t>evi</w:t>
      </w:r>
      <w:r w:rsidRPr="0014486A">
        <w:rPr>
          <w:highlight w:val="yellow"/>
          <w:lang w:val="it-IT"/>
        </w:rPr>
        <w:t xml:space="preserve"> di pulire solo quando necessario, seguendo il consiglio del veterinario.</w:t>
      </w:r>
    </w:p>
    <w:p w14:paraId="46DF53CC" w14:textId="4D011FF9" w:rsidR="00A55E5A" w:rsidRPr="0014486A" w:rsidRDefault="0014486A" w:rsidP="0014486A">
      <w:pPr>
        <w:pStyle w:val="PargrafodaLista"/>
        <w:numPr>
          <w:ilvl w:val="0"/>
          <w:numId w:val="8"/>
        </w:numPr>
        <w:jc w:val="both"/>
        <w:rPr>
          <w:highlight w:val="yellow"/>
          <w:lang w:val="it-IT"/>
        </w:rPr>
      </w:pPr>
      <w:r w:rsidRPr="0014486A">
        <w:rPr>
          <w:b/>
          <w:bCs/>
          <w:highlight w:val="yellow"/>
          <w:lang w:val="it-IT"/>
        </w:rPr>
        <w:t>Ignorare i segni di infezione</w:t>
      </w:r>
      <w:r w:rsidRPr="0014486A">
        <w:rPr>
          <w:highlight w:val="yellow"/>
          <w:lang w:val="it-IT"/>
        </w:rPr>
        <w:t>:</w:t>
      </w:r>
      <w:r w:rsidR="00A55E5A" w:rsidRPr="0014486A">
        <w:rPr>
          <w:highlight w:val="yellow"/>
          <w:lang w:val="it-IT"/>
        </w:rPr>
        <w:t xml:space="preserve"> </w:t>
      </w:r>
      <w:r w:rsidRPr="0014486A">
        <w:rPr>
          <w:highlight w:val="yellow"/>
          <w:lang w:val="it-IT"/>
        </w:rPr>
        <w:t>se not</w:t>
      </w:r>
      <w:r>
        <w:rPr>
          <w:highlight w:val="yellow"/>
          <w:lang w:val="it-IT"/>
        </w:rPr>
        <w:t>ate</w:t>
      </w:r>
      <w:r w:rsidRPr="0014486A">
        <w:rPr>
          <w:highlight w:val="yellow"/>
          <w:lang w:val="it-IT"/>
        </w:rPr>
        <w:t xml:space="preserve"> arrossamento, gonfiore, odore o secrezioni, interromp</w:t>
      </w:r>
      <w:r>
        <w:rPr>
          <w:highlight w:val="yellow"/>
          <w:lang w:val="it-IT"/>
        </w:rPr>
        <w:t>ete</w:t>
      </w:r>
      <w:r w:rsidRPr="0014486A">
        <w:rPr>
          <w:highlight w:val="yellow"/>
          <w:lang w:val="it-IT"/>
        </w:rPr>
        <w:t xml:space="preserve"> la pulizia e consulta</w:t>
      </w:r>
      <w:r>
        <w:rPr>
          <w:highlight w:val="yellow"/>
          <w:lang w:val="it-IT"/>
        </w:rPr>
        <w:t>te</w:t>
      </w:r>
      <w:r w:rsidRPr="0014486A">
        <w:rPr>
          <w:highlight w:val="yellow"/>
          <w:lang w:val="it-IT"/>
        </w:rPr>
        <w:t xml:space="preserve"> il veterinario prima di continuare.</w:t>
      </w:r>
    </w:p>
    <w:p w14:paraId="7447CC33" w14:textId="65365D6C" w:rsidR="00A55E5A" w:rsidRDefault="0014486A" w:rsidP="0014486A">
      <w:pPr>
        <w:pStyle w:val="PargrafodaLista"/>
        <w:numPr>
          <w:ilvl w:val="0"/>
          <w:numId w:val="8"/>
        </w:numPr>
        <w:jc w:val="both"/>
        <w:rPr>
          <w:highlight w:val="yellow"/>
          <w:lang w:val="en-US"/>
        </w:rPr>
      </w:pPr>
      <w:r w:rsidRPr="0014486A">
        <w:rPr>
          <w:b/>
          <w:bCs/>
          <w:highlight w:val="yellow"/>
          <w:lang w:val="it-IT"/>
        </w:rPr>
        <w:t>Forzare un cane stressato</w:t>
      </w:r>
      <w:r w:rsidRPr="0014486A">
        <w:rPr>
          <w:highlight w:val="yellow"/>
          <w:lang w:val="it-IT"/>
        </w:rPr>
        <w:t>:</w:t>
      </w:r>
      <w:r w:rsidR="00A55E5A" w:rsidRPr="0014486A">
        <w:rPr>
          <w:highlight w:val="yellow"/>
          <w:lang w:val="it-IT"/>
        </w:rPr>
        <w:t xml:space="preserve"> </w:t>
      </w:r>
      <w:r w:rsidRPr="0014486A">
        <w:rPr>
          <w:highlight w:val="yellow"/>
          <w:lang w:val="it-IT"/>
        </w:rPr>
        <w:t xml:space="preserve">se il cane si oppone o diventa ansioso, forzare il processo può causare lesioni. </w:t>
      </w:r>
      <w:r w:rsidRPr="0014486A">
        <w:rPr>
          <w:highlight w:val="yellow"/>
          <w:lang w:val="en-US"/>
        </w:rPr>
        <w:t xml:space="preserve">Fate delle pause o </w:t>
      </w:r>
      <w:proofErr w:type="spellStart"/>
      <w:r w:rsidRPr="0014486A">
        <w:rPr>
          <w:highlight w:val="yellow"/>
          <w:lang w:val="en-US"/>
        </w:rPr>
        <w:t>chiedete</w:t>
      </w:r>
      <w:proofErr w:type="spellEnd"/>
      <w:r w:rsidRPr="0014486A">
        <w:rPr>
          <w:highlight w:val="yellow"/>
          <w:lang w:val="en-US"/>
        </w:rPr>
        <w:t xml:space="preserve"> </w:t>
      </w:r>
      <w:proofErr w:type="spellStart"/>
      <w:r w:rsidRPr="0014486A">
        <w:rPr>
          <w:highlight w:val="yellow"/>
          <w:lang w:val="en-US"/>
        </w:rPr>
        <w:t>aiuto</w:t>
      </w:r>
      <w:proofErr w:type="spellEnd"/>
      <w:r w:rsidRPr="0014486A">
        <w:rPr>
          <w:highlight w:val="yellow"/>
          <w:lang w:val="en-US"/>
        </w:rPr>
        <w:t xml:space="preserve"> al </w:t>
      </w:r>
      <w:proofErr w:type="spellStart"/>
      <w:r w:rsidRPr="0014486A">
        <w:rPr>
          <w:highlight w:val="yellow"/>
          <w:lang w:val="en-US"/>
        </w:rPr>
        <w:t>veterinario</w:t>
      </w:r>
      <w:proofErr w:type="spellEnd"/>
      <w:r w:rsidRPr="0014486A">
        <w:rPr>
          <w:highlight w:val="yellow"/>
          <w:lang w:val="en-US"/>
        </w:rPr>
        <w:t>.</w:t>
      </w:r>
    </w:p>
    <w:p w14:paraId="76224E37" w14:textId="77777777" w:rsidR="00FF5E75" w:rsidRDefault="00FF5E75" w:rsidP="0014486A">
      <w:pPr>
        <w:jc w:val="both"/>
        <w:rPr>
          <w:highlight w:val="yellow"/>
          <w:lang w:val="en-US"/>
        </w:rPr>
      </w:pPr>
    </w:p>
    <w:p w14:paraId="61153453" w14:textId="09E52398" w:rsidR="00FF5E75" w:rsidRPr="00593A0A" w:rsidRDefault="00593A0A" w:rsidP="00593A0A">
      <w:pPr>
        <w:jc w:val="both"/>
        <w:rPr>
          <w:b/>
          <w:bCs/>
          <w:highlight w:val="yellow"/>
          <w:lang w:val="it-IT"/>
        </w:rPr>
      </w:pPr>
      <w:r w:rsidRPr="00593A0A">
        <w:rPr>
          <w:b/>
          <w:bCs/>
          <w:highlight w:val="yellow"/>
          <w:lang w:val="it-IT"/>
        </w:rPr>
        <w:t>Raccomandazioni per la pulizia delle orecchie del cane</w:t>
      </w:r>
      <w:r w:rsidR="0031707D" w:rsidRPr="0031707D">
        <w:rPr>
          <w:b/>
          <w:bCs/>
          <w:color w:val="EE0000"/>
          <w:lang w:val="it-IT"/>
        </w:rPr>
        <w:t xml:space="preserve"> (H2)</w:t>
      </w:r>
    </w:p>
    <w:p w14:paraId="444F1B91" w14:textId="77777777" w:rsidR="00FF5E75" w:rsidRPr="00593A0A" w:rsidRDefault="00FF5E75" w:rsidP="0014486A">
      <w:pPr>
        <w:jc w:val="both"/>
        <w:rPr>
          <w:highlight w:val="yellow"/>
          <w:lang w:val="it-IT"/>
        </w:rPr>
      </w:pPr>
    </w:p>
    <w:tbl>
      <w:tblPr>
        <w:tblW w:w="0" w:type="auto"/>
        <w:tblInd w:w="-11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160"/>
        <w:gridCol w:w="2160"/>
        <w:gridCol w:w="2160"/>
      </w:tblGrid>
      <w:tr w:rsidR="00FF5E75" w:rsidRPr="00FF5E75" w14:paraId="2630F93C" w14:textId="77777777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3A8D269" w14:textId="77777777" w:rsidR="00593A0A" w:rsidRPr="00593A0A" w:rsidRDefault="00593A0A" w:rsidP="00593A0A">
            <w:pPr>
              <w:jc w:val="both"/>
              <w:rPr>
                <w:b/>
                <w:bCs/>
                <w:highlight w:val="yellow"/>
                <w:lang w:val="it-IT"/>
              </w:rPr>
            </w:pPr>
            <w:r w:rsidRPr="00593A0A">
              <w:rPr>
                <w:b/>
                <w:bCs/>
                <w:highlight w:val="yellow"/>
                <w:lang w:val="it-IT"/>
              </w:rPr>
              <w:t>Tipo di cane</w:t>
            </w:r>
          </w:p>
          <w:p w14:paraId="7E091414" w14:textId="2752EF08" w:rsidR="00FF5E75" w:rsidRPr="00FF5E75" w:rsidRDefault="00FF5E75" w:rsidP="0014486A">
            <w:pPr>
              <w:jc w:val="both"/>
              <w:rPr>
                <w:highlight w:val="yellow"/>
                <w:lang w:val="en-US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CB471B1" w14:textId="77777777" w:rsidR="00593A0A" w:rsidRPr="00593A0A" w:rsidRDefault="00593A0A" w:rsidP="00593A0A">
            <w:pPr>
              <w:jc w:val="both"/>
              <w:rPr>
                <w:b/>
                <w:bCs/>
                <w:highlight w:val="yellow"/>
                <w:lang w:val="it-IT"/>
              </w:rPr>
            </w:pPr>
            <w:r w:rsidRPr="00593A0A">
              <w:rPr>
                <w:b/>
                <w:bCs/>
                <w:highlight w:val="yellow"/>
                <w:lang w:val="it-IT"/>
              </w:rPr>
              <w:t>Caratteristiche delle orecchie</w:t>
            </w:r>
          </w:p>
          <w:p w14:paraId="3D543887" w14:textId="62352AB6" w:rsidR="00FF5E75" w:rsidRPr="00FF5E75" w:rsidRDefault="00FF5E75" w:rsidP="0014486A">
            <w:pPr>
              <w:jc w:val="both"/>
              <w:rPr>
                <w:highlight w:val="yellow"/>
                <w:lang w:val="en-US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097738" w14:textId="1BF398E5" w:rsidR="00FF5E75" w:rsidRPr="00593A0A" w:rsidRDefault="00593A0A" w:rsidP="00593A0A">
            <w:pPr>
              <w:jc w:val="both"/>
              <w:rPr>
                <w:b/>
                <w:bCs/>
                <w:highlight w:val="yellow"/>
                <w:lang w:val="it-IT"/>
              </w:rPr>
            </w:pPr>
            <w:r w:rsidRPr="00593A0A">
              <w:rPr>
                <w:b/>
                <w:bCs/>
                <w:highlight w:val="yellow"/>
                <w:lang w:val="it-IT"/>
              </w:rPr>
              <w:t>Frequenza di pulizia raccomandata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D2F99EC" w14:textId="6B3D59E3" w:rsidR="00FF5E75" w:rsidRPr="00FF5E75" w:rsidRDefault="00FF5E75" w:rsidP="0014486A">
            <w:pPr>
              <w:jc w:val="both"/>
              <w:rPr>
                <w:highlight w:val="yellow"/>
                <w:lang w:val="en-US"/>
              </w:rPr>
            </w:pPr>
            <w:r w:rsidRPr="00FF5E75">
              <w:rPr>
                <w:b/>
                <w:bCs/>
                <w:highlight w:val="yellow"/>
                <w:lang w:val="en-US"/>
              </w:rPr>
              <w:t>Note</w:t>
            </w:r>
          </w:p>
        </w:tc>
      </w:tr>
      <w:tr w:rsidR="00FF5E75" w:rsidRPr="009D4593" w14:paraId="0263E8B5" w14:textId="77777777">
        <w:tblPrEx>
          <w:tblBorders>
            <w:top w:val="none" w:sz="0" w:space="0" w:color="auto"/>
          </w:tblBorders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FD62812" w14:textId="3E40797B" w:rsidR="00FF5E75" w:rsidRPr="00593A0A" w:rsidRDefault="00593A0A" w:rsidP="00593A0A">
            <w:pPr>
              <w:jc w:val="both"/>
              <w:rPr>
                <w:b/>
                <w:bCs/>
                <w:highlight w:val="yellow"/>
                <w:lang w:val="it-IT"/>
              </w:rPr>
            </w:pPr>
            <w:r w:rsidRPr="00593A0A">
              <w:rPr>
                <w:b/>
                <w:bCs/>
                <w:highlight w:val="yellow"/>
                <w:lang w:val="it-IT"/>
              </w:rPr>
              <w:t xml:space="preserve">Razze con orecchie pendenti </w:t>
            </w:r>
            <w:r w:rsidRPr="00593A0A">
              <w:rPr>
                <w:highlight w:val="yellow"/>
                <w:lang w:val="it-IT"/>
              </w:rPr>
              <w:t>(es. Cocker Spaniel, Basset Hound)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5FEAF4" w14:textId="77777777" w:rsidR="00593A0A" w:rsidRPr="00593A0A" w:rsidRDefault="00593A0A" w:rsidP="00593A0A">
            <w:pPr>
              <w:jc w:val="both"/>
              <w:rPr>
                <w:highlight w:val="yellow"/>
                <w:lang w:val="it-IT"/>
              </w:rPr>
            </w:pPr>
            <w:r w:rsidRPr="00593A0A">
              <w:rPr>
                <w:highlight w:val="yellow"/>
                <w:lang w:val="it-IT"/>
              </w:rPr>
              <w:t>Orecchie lunghe e pendenti con flusso d’aria limitato</w:t>
            </w:r>
          </w:p>
          <w:p w14:paraId="15CC1A00" w14:textId="38DD5DB0" w:rsidR="00FF5E75" w:rsidRPr="00593A0A" w:rsidRDefault="00FF5E75" w:rsidP="0014486A">
            <w:pPr>
              <w:jc w:val="both"/>
              <w:rPr>
                <w:highlight w:val="yellow"/>
                <w:lang w:val="it-IT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1"/>
              <w:gridCol w:w="125"/>
            </w:tblGrid>
            <w:tr w:rsidR="00593A0A" w:rsidRPr="00593A0A" w14:paraId="0C6E12C5" w14:textId="77777777">
              <w:trPr>
                <w:tblCellSpacing w:w="15" w:type="dxa"/>
              </w:trPr>
              <w:tc>
                <w:tcPr>
                  <w:tcW w:w="2146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C7A7360" w14:textId="77777777" w:rsidR="00593A0A" w:rsidRPr="00593A0A" w:rsidRDefault="00593A0A" w:rsidP="00593A0A">
                  <w:pPr>
                    <w:jc w:val="both"/>
                    <w:rPr>
                      <w:b/>
                      <w:bCs/>
                      <w:highlight w:val="yellow"/>
                      <w:lang w:val="it-IT"/>
                    </w:rPr>
                  </w:pPr>
                  <w:r w:rsidRPr="00593A0A">
                    <w:rPr>
                      <w:b/>
                      <w:bCs/>
                      <w:highlight w:val="yellow"/>
                      <w:lang w:val="it-IT"/>
                    </w:rPr>
                    <w:t>Una volta a settimana</w:t>
                  </w:r>
                </w:p>
              </w:tc>
              <w:tc>
                <w:tcPr>
                  <w:tcW w:w="66" w:type="dxa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0A8F28F" w14:textId="77777777" w:rsidR="00593A0A" w:rsidRPr="00593A0A" w:rsidRDefault="00593A0A" w:rsidP="00593A0A">
                  <w:pPr>
                    <w:jc w:val="both"/>
                    <w:rPr>
                      <w:b/>
                      <w:bCs/>
                      <w:highlight w:val="yellow"/>
                      <w:lang w:val="it-IT"/>
                    </w:rPr>
                  </w:pPr>
                </w:p>
              </w:tc>
            </w:tr>
          </w:tbl>
          <w:p w14:paraId="520E3536" w14:textId="5C2F4517" w:rsidR="00FF5E75" w:rsidRPr="00FF5E75" w:rsidRDefault="00FF5E75" w:rsidP="0014486A">
            <w:pPr>
              <w:jc w:val="both"/>
              <w:rPr>
                <w:highlight w:val="yellow"/>
                <w:lang w:val="en-US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561C404" w14:textId="77777777" w:rsidR="00593A0A" w:rsidRPr="00593A0A" w:rsidRDefault="00593A0A" w:rsidP="00593A0A">
            <w:pPr>
              <w:jc w:val="both"/>
              <w:rPr>
                <w:highlight w:val="yellow"/>
                <w:lang w:val="it-IT"/>
              </w:rPr>
            </w:pPr>
            <w:r w:rsidRPr="00593A0A">
              <w:rPr>
                <w:highlight w:val="yellow"/>
                <w:lang w:val="it-IT"/>
              </w:rPr>
              <w:t>Umidità e cerume possono trattenersi facilmente, aumentando il rischio di infezione.</w:t>
            </w:r>
          </w:p>
          <w:p w14:paraId="061C2FD6" w14:textId="786F6AD1" w:rsidR="00FF5E75" w:rsidRPr="00593A0A" w:rsidRDefault="00FF5E75" w:rsidP="0014486A">
            <w:pPr>
              <w:jc w:val="both"/>
              <w:rPr>
                <w:highlight w:val="yellow"/>
                <w:lang w:val="it-IT"/>
              </w:rPr>
            </w:pPr>
          </w:p>
        </w:tc>
      </w:tr>
      <w:tr w:rsidR="00FF5E75" w:rsidRPr="009D4593" w14:paraId="0AF6BCB4" w14:textId="77777777">
        <w:tblPrEx>
          <w:tblBorders>
            <w:top w:val="none" w:sz="0" w:space="0" w:color="auto"/>
          </w:tblBorders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8E14AF6" w14:textId="25601C8B" w:rsidR="00593A0A" w:rsidRPr="00593A0A" w:rsidRDefault="00593A0A" w:rsidP="00593A0A">
            <w:pPr>
              <w:jc w:val="both"/>
              <w:rPr>
                <w:b/>
                <w:bCs/>
                <w:highlight w:val="yellow"/>
                <w:lang w:val="it-IT"/>
              </w:rPr>
            </w:pPr>
            <w:r w:rsidRPr="00593A0A">
              <w:rPr>
                <w:b/>
                <w:bCs/>
                <w:highlight w:val="yellow"/>
                <w:lang w:val="it-IT"/>
              </w:rPr>
              <w:t xml:space="preserve">Cani che nuotano spesso </w:t>
            </w:r>
            <w:r w:rsidRPr="00593A0A">
              <w:rPr>
                <w:highlight w:val="yellow"/>
                <w:lang w:val="it-IT"/>
              </w:rPr>
              <w:t>(es. Labrador, Golden Retriever)</w:t>
            </w:r>
          </w:p>
          <w:p w14:paraId="4DE31190" w14:textId="439F1479" w:rsidR="00FF5E75" w:rsidRPr="00FF5E75" w:rsidRDefault="00FF5E75" w:rsidP="0014486A">
            <w:pPr>
              <w:jc w:val="both"/>
              <w:rPr>
                <w:highlight w:val="yellow"/>
                <w:lang w:val="en-US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AA896A3" w14:textId="77777777" w:rsidR="00593A0A" w:rsidRPr="00593A0A" w:rsidRDefault="00593A0A" w:rsidP="00593A0A">
            <w:pPr>
              <w:jc w:val="both"/>
              <w:rPr>
                <w:highlight w:val="yellow"/>
                <w:lang w:val="it-IT"/>
              </w:rPr>
            </w:pPr>
            <w:r w:rsidRPr="00593A0A">
              <w:rPr>
                <w:highlight w:val="yellow"/>
                <w:lang w:val="it-IT"/>
              </w:rPr>
              <w:t>Orecchie spesso esposte all’acqua</w:t>
            </w:r>
          </w:p>
          <w:p w14:paraId="1B25A8CB" w14:textId="2C8DE575" w:rsidR="00FF5E75" w:rsidRPr="00FF5E75" w:rsidRDefault="00FF5E75" w:rsidP="0014486A">
            <w:pPr>
              <w:jc w:val="both"/>
              <w:rPr>
                <w:highlight w:val="yellow"/>
                <w:lang w:val="en-US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B119B7" w14:textId="77777777" w:rsidR="00593A0A" w:rsidRPr="00593A0A" w:rsidRDefault="00593A0A" w:rsidP="00593A0A">
            <w:pPr>
              <w:jc w:val="both"/>
              <w:rPr>
                <w:b/>
                <w:bCs/>
                <w:highlight w:val="yellow"/>
                <w:lang w:val="it-IT"/>
              </w:rPr>
            </w:pPr>
            <w:r w:rsidRPr="00593A0A">
              <w:rPr>
                <w:b/>
                <w:bCs/>
                <w:highlight w:val="yellow"/>
                <w:lang w:val="it-IT"/>
              </w:rPr>
              <w:t>Dopo ogni nuotata o ogni pochi giorni</w:t>
            </w:r>
          </w:p>
          <w:p w14:paraId="0EC9384F" w14:textId="1A486E03" w:rsidR="00FF5E75" w:rsidRPr="00593A0A" w:rsidRDefault="00FF5E75" w:rsidP="0014486A">
            <w:pPr>
              <w:jc w:val="both"/>
              <w:rPr>
                <w:highlight w:val="yellow"/>
                <w:lang w:val="it-IT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DABA9CE" w14:textId="77777777" w:rsidR="00593A0A" w:rsidRPr="00593A0A" w:rsidRDefault="00593A0A" w:rsidP="00593A0A">
            <w:pPr>
              <w:jc w:val="both"/>
              <w:rPr>
                <w:highlight w:val="yellow"/>
                <w:lang w:val="it-IT"/>
              </w:rPr>
            </w:pPr>
            <w:r w:rsidRPr="00593A0A">
              <w:rPr>
                <w:highlight w:val="yellow"/>
                <w:lang w:val="it-IT"/>
              </w:rPr>
              <w:t>Supporta la prevenzione delle infezioni legate all’umidità (“otite del nuotatore”).</w:t>
            </w:r>
          </w:p>
          <w:p w14:paraId="5881E9E4" w14:textId="11EA898D" w:rsidR="00FF5E75" w:rsidRPr="00593A0A" w:rsidRDefault="00FF5E75" w:rsidP="0014486A">
            <w:pPr>
              <w:jc w:val="both"/>
              <w:rPr>
                <w:highlight w:val="yellow"/>
                <w:lang w:val="it-IT"/>
              </w:rPr>
            </w:pPr>
          </w:p>
        </w:tc>
      </w:tr>
      <w:tr w:rsidR="00FF5E75" w:rsidRPr="009D4593" w14:paraId="3B00FE8D" w14:textId="77777777">
        <w:tblPrEx>
          <w:tblBorders>
            <w:top w:val="none" w:sz="0" w:space="0" w:color="auto"/>
          </w:tblBorders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6B1F5F2" w14:textId="50482929" w:rsidR="00FF5E75" w:rsidRPr="00C5421E" w:rsidRDefault="00C5421E" w:rsidP="00C5421E">
            <w:pPr>
              <w:jc w:val="both"/>
              <w:rPr>
                <w:b/>
                <w:bCs/>
                <w:highlight w:val="yellow"/>
                <w:lang w:val="it-IT"/>
              </w:rPr>
            </w:pPr>
            <w:r w:rsidRPr="00C5421E">
              <w:rPr>
                <w:b/>
                <w:bCs/>
                <w:highlight w:val="yellow"/>
                <w:lang w:val="it-IT"/>
              </w:rPr>
              <w:t xml:space="preserve">Razze con molto pelo all’interno delle orecchie </w:t>
            </w:r>
            <w:r w:rsidRPr="00C5421E">
              <w:rPr>
                <w:highlight w:val="yellow"/>
                <w:lang w:val="it-IT"/>
              </w:rPr>
              <w:t>(es. Barbone, Schnauzer)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435135D" w14:textId="701D3C8E" w:rsidR="00FF5E75" w:rsidRPr="00C5421E" w:rsidRDefault="00C5421E" w:rsidP="00C5421E">
            <w:pPr>
              <w:jc w:val="both"/>
              <w:rPr>
                <w:highlight w:val="yellow"/>
                <w:lang w:val="it-IT"/>
              </w:rPr>
            </w:pPr>
            <w:r w:rsidRPr="00C5421E">
              <w:rPr>
                <w:highlight w:val="yellow"/>
                <w:lang w:val="it-IT"/>
              </w:rPr>
              <w:t>Il pelo trattiene sporco e cerume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334B771" w14:textId="03D84860" w:rsidR="00FF5E75" w:rsidRPr="00C5421E" w:rsidRDefault="00C5421E" w:rsidP="00C5421E">
            <w:pPr>
              <w:jc w:val="both"/>
              <w:rPr>
                <w:b/>
                <w:bCs/>
                <w:highlight w:val="yellow"/>
                <w:lang w:val="it-IT"/>
              </w:rPr>
            </w:pPr>
            <w:r w:rsidRPr="00C5421E">
              <w:rPr>
                <w:b/>
                <w:bCs/>
                <w:highlight w:val="yellow"/>
                <w:lang w:val="it-IT"/>
              </w:rPr>
              <w:t>Ogni 1–2 settimane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F3EDE99" w14:textId="35C0F73B" w:rsidR="00C5421E" w:rsidRPr="00C5421E" w:rsidRDefault="00C5421E" w:rsidP="00C5421E">
            <w:pPr>
              <w:jc w:val="both"/>
              <w:rPr>
                <w:highlight w:val="yellow"/>
                <w:lang w:val="it-IT"/>
              </w:rPr>
            </w:pPr>
            <w:r w:rsidRPr="00C5421E">
              <w:rPr>
                <w:highlight w:val="yellow"/>
                <w:lang w:val="it-IT"/>
              </w:rPr>
              <w:t xml:space="preserve">Una pulizia regolare aiuta a rimuovere  depositi e </w:t>
            </w:r>
            <w:r>
              <w:rPr>
                <w:highlight w:val="yellow"/>
                <w:lang w:val="it-IT"/>
              </w:rPr>
              <w:t>a mantenere il</w:t>
            </w:r>
            <w:r w:rsidRPr="00C5421E">
              <w:rPr>
                <w:highlight w:val="yellow"/>
                <w:lang w:val="it-IT"/>
              </w:rPr>
              <w:t xml:space="preserve"> flusso d’aria.</w:t>
            </w:r>
          </w:p>
          <w:p w14:paraId="786E5006" w14:textId="184B63C3" w:rsidR="00FF5E75" w:rsidRPr="00C5421E" w:rsidRDefault="00FF5E75" w:rsidP="0014486A">
            <w:pPr>
              <w:jc w:val="both"/>
              <w:rPr>
                <w:highlight w:val="yellow"/>
                <w:lang w:val="it-IT"/>
              </w:rPr>
            </w:pPr>
          </w:p>
        </w:tc>
      </w:tr>
      <w:tr w:rsidR="00FF5E75" w:rsidRPr="009D4593" w14:paraId="5E568288" w14:textId="77777777">
        <w:tblPrEx>
          <w:tblBorders>
            <w:top w:val="none" w:sz="0" w:space="0" w:color="auto"/>
          </w:tblBorders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DA3356" w14:textId="77777777" w:rsidR="00C5421E" w:rsidRPr="00C5421E" w:rsidRDefault="00C5421E" w:rsidP="00C5421E">
            <w:pPr>
              <w:jc w:val="both"/>
              <w:rPr>
                <w:b/>
                <w:bCs/>
                <w:highlight w:val="yellow"/>
                <w:lang w:val="it-IT"/>
              </w:rPr>
            </w:pPr>
            <w:r w:rsidRPr="00C5421E">
              <w:rPr>
                <w:b/>
                <w:bCs/>
                <w:highlight w:val="yellow"/>
                <w:lang w:val="it-IT"/>
              </w:rPr>
              <w:t xml:space="preserve">Razze a pelo corto con orecchie erette </w:t>
            </w:r>
            <w:r w:rsidRPr="00C5421E">
              <w:rPr>
                <w:highlight w:val="yellow"/>
                <w:lang w:val="it-IT"/>
              </w:rPr>
              <w:t xml:space="preserve">(es. Pastore Tedesco, </w:t>
            </w:r>
            <w:proofErr w:type="spellStart"/>
            <w:r w:rsidRPr="00C5421E">
              <w:rPr>
                <w:highlight w:val="yellow"/>
                <w:lang w:val="it-IT"/>
              </w:rPr>
              <w:t>Basenji</w:t>
            </w:r>
            <w:proofErr w:type="spellEnd"/>
            <w:r w:rsidRPr="00C5421E">
              <w:rPr>
                <w:highlight w:val="yellow"/>
                <w:lang w:val="it-IT"/>
              </w:rPr>
              <w:t>)</w:t>
            </w:r>
          </w:p>
          <w:p w14:paraId="3032312E" w14:textId="2448A477" w:rsidR="00FF5E75" w:rsidRPr="00FF5E75" w:rsidRDefault="00FF5E75" w:rsidP="0014486A">
            <w:pPr>
              <w:jc w:val="both"/>
              <w:rPr>
                <w:highlight w:val="yellow"/>
                <w:lang w:val="en-US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25286A3" w14:textId="77777777" w:rsidR="00C5421E" w:rsidRPr="00C5421E" w:rsidRDefault="00C5421E" w:rsidP="00C5421E">
            <w:pPr>
              <w:jc w:val="both"/>
              <w:rPr>
                <w:highlight w:val="yellow"/>
                <w:lang w:val="it-IT"/>
              </w:rPr>
            </w:pPr>
            <w:r w:rsidRPr="00C5421E">
              <w:rPr>
                <w:highlight w:val="yellow"/>
                <w:lang w:val="it-IT"/>
              </w:rPr>
              <w:t>Orecchie naturalmente ben ventilate</w:t>
            </w:r>
          </w:p>
          <w:p w14:paraId="10956FE8" w14:textId="55A83DAA" w:rsidR="00FF5E75" w:rsidRPr="00FF5E75" w:rsidRDefault="00FF5E75" w:rsidP="0014486A">
            <w:pPr>
              <w:jc w:val="both"/>
              <w:rPr>
                <w:highlight w:val="yellow"/>
                <w:lang w:val="en-US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8B05F34" w14:textId="77777777" w:rsidR="00C5421E" w:rsidRPr="00C5421E" w:rsidRDefault="00C5421E" w:rsidP="00C5421E">
            <w:pPr>
              <w:jc w:val="both"/>
              <w:rPr>
                <w:b/>
                <w:bCs/>
                <w:highlight w:val="yellow"/>
                <w:lang w:val="it-IT"/>
              </w:rPr>
            </w:pPr>
            <w:r w:rsidRPr="00C5421E">
              <w:rPr>
                <w:b/>
                <w:bCs/>
                <w:highlight w:val="yellow"/>
                <w:lang w:val="it-IT"/>
              </w:rPr>
              <w:t>Ogni 2–4 settimane</w:t>
            </w:r>
          </w:p>
          <w:p w14:paraId="4FF2C19D" w14:textId="7A83ADD3" w:rsidR="00FF5E75" w:rsidRPr="00FF5E75" w:rsidRDefault="00FF5E75" w:rsidP="0014486A">
            <w:pPr>
              <w:jc w:val="both"/>
              <w:rPr>
                <w:highlight w:val="yellow"/>
                <w:lang w:val="en-US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EFA95ED" w14:textId="2A5B3A4E" w:rsidR="00FF5E75" w:rsidRPr="00C5421E" w:rsidRDefault="00C5421E" w:rsidP="00C5421E">
            <w:pPr>
              <w:jc w:val="both"/>
              <w:rPr>
                <w:highlight w:val="yellow"/>
                <w:lang w:val="it-IT"/>
              </w:rPr>
            </w:pPr>
            <w:r w:rsidRPr="00C5421E">
              <w:rPr>
                <w:highlight w:val="yellow"/>
                <w:lang w:val="it-IT"/>
              </w:rPr>
              <w:t>Meno soggette ad accumulo di cerume; limita</w:t>
            </w:r>
            <w:r>
              <w:rPr>
                <w:highlight w:val="yellow"/>
                <w:lang w:val="it-IT"/>
              </w:rPr>
              <w:t>rsi</w:t>
            </w:r>
            <w:r w:rsidRPr="00C5421E">
              <w:rPr>
                <w:highlight w:val="yellow"/>
                <w:lang w:val="it-IT"/>
              </w:rPr>
              <w:t xml:space="preserve"> a controllare sporco o odore.</w:t>
            </w:r>
          </w:p>
        </w:tc>
      </w:tr>
      <w:tr w:rsidR="00FF5E75" w:rsidRPr="009D4593" w14:paraId="02F444B5" w14:textId="77777777">
        <w:tblPrEx>
          <w:tblBorders>
            <w:top w:val="none" w:sz="0" w:space="0" w:color="auto"/>
          </w:tblBorders>
        </w:tblPrEx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71803C6" w14:textId="77777777" w:rsidR="00C5421E" w:rsidRPr="00C5421E" w:rsidRDefault="00C5421E" w:rsidP="00C5421E">
            <w:pPr>
              <w:jc w:val="both"/>
              <w:rPr>
                <w:b/>
                <w:bCs/>
                <w:highlight w:val="yellow"/>
                <w:lang w:val="it-IT"/>
              </w:rPr>
            </w:pPr>
            <w:r w:rsidRPr="00C5421E">
              <w:rPr>
                <w:b/>
                <w:bCs/>
                <w:highlight w:val="yellow"/>
                <w:lang w:val="it-IT"/>
              </w:rPr>
              <w:lastRenderedPageBreak/>
              <w:t xml:space="preserve">Cani soggetti ad allergie </w:t>
            </w:r>
            <w:r w:rsidRPr="00C5421E">
              <w:rPr>
                <w:highlight w:val="yellow"/>
                <w:lang w:val="it-IT"/>
              </w:rPr>
              <w:t>(qualsiasi razza)</w:t>
            </w:r>
          </w:p>
          <w:p w14:paraId="37DA88A7" w14:textId="42934703" w:rsidR="00FF5E75" w:rsidRPr="00C5421E" w:rsidRDefault="00FF5E75" w:rsidP="0014486A">
            <w:pPr>
              <w:jc w:val="both"/>
              <w:rPr>
                <w:highlight w:val="yellow"/>
                <w:lang w:val="it-IT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CD26960" w14:textId="77777777" w:rsidR="00C5421E" w:rsidRPr="00C5421E" w:rsidRDefault="00C5421E" w:rsidP="00C5421E">
            <w:pPr>
              <w:jc w:val="both"/>
              <w:rPr>
                <w:highlight w:val="yellow"/>
                <w:lang w:val="it-IT"/>
              </w:rPr>
            </w:pPr>
            <w:r w:rsidRPr="00C5421E">
              <w:rPr>
                <w:highlight w:val="yellow"/>
                <w:lang w:val="it-IT"/>
              </w:rPr>
              <w:t>Pelle sensibile o irritazioni auricolari ricorrenti</w:t>
            </w:r>
          </w:p>
          <w:p w14:paraId="55B94210" w14:textId="32D7688B" w:rsidR="00FF5E75" w:rsidRPr="00C5421E" w:rsidRDefault="00FF5E75" w:rsidP="0014486A">
            <w:pPr>
              <w:jc w:val="both"/>
              <w:rPr>
                <w:highlight w:val="yellow"/>
                <w:lang w:val="it-IT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A0C32D6" w14:textId="3F1AC716" w:rsidR="00C5421E" w:rsidRPr="00C5421E" w:rsidRDefault="00A8615B" w:rsidP="00C5421E">
            <w:pPr>
              <w:jc w:val="both"/>
              <w:rPr>
                <w:b/>
                <w:bCs/>
                <w:highlight w:val="yellow"/>
                <w:lang w:val="it-IT"/>
              </w:rPr>
            </w:pPr>
            <w:r>
              <w:rPr>
                <w:b/>
                <w:bCs/>
                <w:highlight w:val="yellow"/>
                <w:lang w:val="it-IT"/>
              </w:rPr>
              <w:t>C</w:t>
            </w:r>
            <w:r w:rsidR="00C5421E" w:rsidRPr="00C5421E">
              <w:rPr>
                <w:b/>
                <w:bCs/>
                <w:highlight w:val="yellow"/>
                <w:lang w:val="it-IT"/>
              </w:rPr>
              <w:t>ome consigliato dal veterinario</w:t>
            </w:r>
          </w:p>
          <w:p w14:paraId="3F284005" w14:textId="2B710652" w:rsidR="00FF5E75" w:rsidRPr="00C5421E" w:rsidRDefault="00FF5E75" w:rsidP="0014486A">
            <w:pPr>
              <w:jc w:val="both"/>
              <w:rPr>
                <w:highlight w:val="yellow"/>
                <w:lang w:val="it-IT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62CE25A" w14:textId="6DC6D677" w:rsidR="00FF5E75" w:rsidRPr="00C5421E" w:rsidRDefault="00C5421E" w:rsidP="00C5421E">
            <w:pPr>
              <w:jc w:val="both"/>
              <w:rPr>
                <w:highlight w:val="yellow"/>
                <w:lang w:val="it-IT"/>
              </w:rPr>
            </w:pPr>
            <w:r w:rsidRPr="00C5421E">
              <w:rPr>
                <w:highlight w:val="yellow"/>
                <w:lang w:val="it-IT"/>
              </w:rPr>
              <w:t>Le allergie possono causare eccesso di cerume e infiammazione; un monitoraggio regolare</w:t>
            </w:r>
            <w:r>
              <w:rPr>
                <w:highlight w:val="yellow"/>
                <w:lang w:val="it-IT"/>
              </w:rPr>
              <w:t xml:space="preserve"> aiuta </w:t>
            </w:r>
            <w:r w:rsidRPr="00C5421E">
              <w:rPr>
                <w:highlight w:val="yellow"/>
                <w:lang w:val="it-IT"/>
              </w:rPr>
              <w:t>la gestione.</w:t>
            </w:r>
          </w:p>
        </w:tc>
      </w:tr>
      <w:tr w:rsidR="00FF5E75" w:rsidRPr="009D4593" w14:paraId="40E66E1D" w14:textId="77777777">
        <w:tc>
          <w:tcPr>
            <w:tcW w:w="2268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12CF15" w14:textId="77777777" w:rsidR="00C5421E" w:rsidRPr="00C5421E" w:rsidRDefault="00C5421E" w:rsidP="00C5421E">
            <w:pPr>
              <w:jc w:val="both"/>
              <w:rPr>
                <w:b/>
                <w:bCs/>
                <w:highlight w:val="yellow"/>
                <w:lang w:val="it-IT"/>
              </w:rPr>
            </w:pPr>
            <w:r w:rsidRPr="00C5421E">
              <w:rPr>
                <w:b/>
                <w:bCs/>
                <w:highlight w:val="yellow"/>
                <w:lang w:val="it-IT"/>
              </w:rPr>
              <w:t>Cani sani senza problemi alle orecchie</w:t>
            </w:r>
          </w:p>
          <w:p w14:paraId="6FFC7518" w14:textId="7AD20B92" w:rsidR="00FF5E75" w:rsidRPr="00C5421E" w:rsidRDefault="00FF5E75" w:rsidP="0014486A">
            <w:pPr>
              <w:jc w:val="both"/>
              <w:rPr>
                <w:highlight w:val="yellow"/>
                <w:lang w:val="it-IT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3251368" w14:textId="79C8FEE8" w:rsidR="00FF5E75" w:rsidRPr="00C5421E" w:rsidRDefault="00C5421E" w:rsidP="00C5421E">
            <w:pPr>
              <w:jc w:val="both"/>
              <w:rPr>
                <w:highlight w:val="yellow"/>
                <w:lang w:val="it-IT"/>
              </w:rPr>
            </w:pPr>
            <w:r w:rsidRPr="00C5421E">
              <w:rPr>
                <w:highlight w:val="yellow"/>
                <w:lang w:val="it-IT"/>
              </w:rPr>
              <w:t>Forma dell’orecchio normale, senza accumuli o odore</w:t>
            </w: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1B3D1D" w14:textId="77777777" w:rsidR="00C5421E" w:rsidRPr="00C5421E" w:rsidRDefault="00C5421E" w:rsidP="00C5421E">
            <w:pPr>
              <w:jc w:val="both"/>
              <w:rPr>
                <w:b/>
                <w:bCs/>
                <w:highlight w:val="yellow"/>
                <w:lang w:val="it-IT"/>
              </w:rPr>
            </w:pPr>
            <w:r w:rsidRPr="00C5421E">
              <w:rPr>
                <w:b/>
                <w:bCs/>
                <w:highlight w:val="yellow"/>
                <w:lang w:val="it-IT"/>
              </w:rPr>
              <w:t>Mensile o secondo necessità</w:t>
            </w:r>
          </w:p>
          <w:p w14:paraId="00664697" w14:textId="775FCBD2" w:rsidR="00FF5E75" w:rsidRPr="00FF5E75" w:rsidRDefault="00FF5E75" w:rsidP="0014486A">
            <w:pPr>
              <w:jc w:val="both"/>
              <w:rPr>
                <w:highlight w:val="yellow"/>
                <w:lang w:val="en-US"/>
              </w:rPr>
            </w:pPr>
          </w:p>
        </w:tc>
        <w:tc>
          <w:tcPr>
            <w:tcW w:w="216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AEBF1B" w14:textId="595603D4" w:rsidR="00FF5E75" w:rsidRPr="00C5421E" w:rsidRDefault="00C5421E" w:rsidP="00C5421E">
            <w:pPr>
              <w:jc w:val="both"/>
              <w:rPr>
                <w:highlight w:val="yellow"/>
                <w:lang w:val="it-IT"/>
              </w:rPr>
            </w:pPr>
            <w:r w:rsidRPr="00C5421E">
              <w:rPr>
                <w:highlight w:val="yellow"/>
                <w:lang w:val="it-IT"/>
              </w:rPr>
              <w:t>La pulizia eccessiva non è necessaria; meglio ispezionare regolarmente.</w:t>
            </w:r>
          </w:p>
        </w:tc>
      </w:tr>
    </w:tbl>
    <w:p w14:paraId="192E2E61" w14:textId="77777777" w:rsidR="00FF5E75" w:rsidRPr="00C5421E" w:rsidRDefault="00FF5E75" w:rsidP="0014486A">
      <w:pPr>
        <w:jc w:val="both"/>
        <w:rPr>
          <w:highlight w:val="yellow"/>
          <w:lang w:val="it-IT"/>
        </w:rPr>
      </w:pPr>
    </w:p>
    <w:p w14:paraId="21657CEE" w14:textId="77777777" w:rsidR="00D87298" w:rsidRPr="00C5421E" w:rsidRDefault="00D87298" w:rsidP="0014486A">
      <w:pPr>
        <w:jc w:val="both"/>
        <w:rPr>
          <w:lang w:val="it-IT"/>
        </w:rPr>
      </w:pPr>
    </w:p>
    <w:p w14:paraId="14B31386" w14:textId="36932735" w:rsidR="00C5421E" w:rsidRPr="00C5421E" w:rsidRDefault="00C5421E" w:rsidP="00C5421E">
      <w:pPr>
        <w:jc w:val="both"/>
        <w:rPr>
          <w:b/>
          <w:bCs/>
          <w:highlight w:val="yellow"/>
          <w:lang w:val="it-IT"/>
        </w:rPr>
      </w:pPr>
      <w:r w:rsidRPr="00C5421E">
        <w:rPr>
          <w:b/>
          <w:bCs/>
          <w:highlight w:val="yellow"/>
          <w:lang w:val="it-IT"/>
        </w:rPr>
        <w:t>Cosa fare se il tuo cane si oppone alla pulizia delle orecchie</w:t>
      </w:r>
      <w:r w:rsidR="0031707D" w:rsidRPr="0031707D">
        <w:rPr>
          <w:b/>
          <w:bCs/>
          <w:color w:val="EE0000"/>
          <w:lang w:val="it-IT"/>
        </w:rPr>
        <w:t xml:space="preserve"> (H2)</w:t>
      </w:r>
    </w:p>
    <w:p w14:paraId="40978030" w14:textId="18F7BAFA" w:rsidR="00FF5E75" w:rsidRPr="00C5421E" w:rsidRDefault="00C5421E" w:rsidP="00C5421E">
      <w:pPr>
        <w:jc w:val="both"/>
        <w:rPr>
          <w:highlight w:val="yellow"/>
          <w:lang w:val="it-IT"/>
        </w:rPr>
      </w:pPr>
      <w:r w:rsidRPr="00C5421E">
        <w:rPr>
          <w:highlight w:val="yellow"/>
          <w:lang w:val="it-IT"/>
        </w:rPr>
        <w:t>Pulire le orecchie di un cane riluttante può essere stressante, ma questi suggerimenti dovrebbero rende</w:t>
      </w:r>
      <w:r>
        <w:rPr>
          <w:highlight w:val="yellow"/>
          <w:lang w:val="it-IT"/>
        </w:rPr>
        <w:t>re il processo</w:t>
      </w:r>
      <w:r w:rsidRPr="00C5421E">
        <w:rPr>
          <w:highlight w:val="yellow"/>
          <w:lang w:val="it-IT"/>
        </w:rPr>
        <w:t xml:space="preserve"> un po’ più semplice:</w:t>
      </w:r>
    </w:p>
    <w:p w14:paraId="416A34DB" w14:textId="77777777" w:rsidR="00FF5E75" w:rsidRPr="00C5421E" w:rsidRDefault="00FF5E75" w:rsidP="0014486A">
      <w:pPr>
        <w:jc w:val="both"/>
        <w:rPr>
          <w:highlight w:val="yellow"/>
          <w:lang w:val="it-IT"/>
        </w:rPr>
      </w:pPr>
    </w:p>
    <w:p w14:paraId="264F27B5" w14:textId="77777777" w:rsidR="00C5421E" w:rsidRPr="00C5421E" w:rsidRDefault="00C5421E" w:rsidP="00C5421E">
      <w:pPr>
        <w:numPr>
          <w:ilvl w:val="0"/>
          <w:numId w:val="9"/>
        </w:numPr>
        <w:jc w:val="both"/>
        <w:rPr>
          <w:highlight w:val="yellow"/>
          <w:lang w:val="en-US"/>
        </w:rPr>
      </w:pPr>
      <w:r w:rsidRPr="00C5421E">
        <w:rPr>
          <w:b/>
          <w:bCs/>
          <w:highlight w:val="yellow"/>
          <w:lang w:val="it-IT"/>
        </w:rPr>
        <w:t xml:space="preserve">Procedi lentamente: </w:t>
      </w:r>
      <w:r w:rsidRPr="00C5421E">
        <w:rPr>
          <w:highlight w:val="yellow"/>
          <w:lang w:val="it-IT"/>
        </w:rPr>
        <w:t xml:space="preserve">inizia toccando e sollevando delicatamente le orecchie senza pulire. </w:t>
      </w:r>
      <w:r w:rsidRPr="00C5421E">
        <w:rPr>
          <w:highlight w:val="yellow"/>
          <w:lang w:val="en-US"/>
        </w:rPr>
        <w:t xml:space="preserve">Premia </w:t>
      </w:r>
      <w:proofErr w:type="spellStart"/>
      <w:r w:rsidRPr="00C5421E">
        <w:rPr>
          <w:highlight w:val="yellow"/>
          <w:lang w:val="en-US"/>
        </w:rPr>
        <w:t>i</w:t>
      </w:r>
      <w:proofErr w:type="spellEnd"/>
      <w:r w:rsidRPr="00C5421E">
        <w:rPr>
          <w:highlight w:val="yellow"/>
          <w:lang w:val="en-US"/>
        </w:rPr>
        <w:t xml:space="preserve"> </w:t>
      </w:r>
      <w:proofErr w:type="spellStart"/>
      <w:r w:rsidRPr="00C5421E">
        <w:rPr>
          <w:highlight w:val="yellow"/>
          <w:lang w:val="en-US"/>
        </w:rPr>
        <w:t>comportamenti</w:t>
      </w:r>
      <w:proofErr w:type="spellEnd"/>
      <w:r w:rsidRPr="00C5421E">
        <w:rPr>
          <w:highlight w:val="yellow"/>
          <w:lang w:val="en-US"/>
        </w:rPr>
        <w:t xml:space="preserve"> </w:t>
      </w:r>
      <w:proofErr w:type="spellStart"/>
      <w:r w:rsidRPr="00C5421E">
        <w:rPr>
          <w:highlight w:val="yellow"/>
          <w:lang w:val="en-US"/>
        </w:rPr>
        <w:t>calmi</w:t>
      </w:r>
      <w:proofErr w:type="spellEnd"/>
      <w:r w:rsidRPr="00C5421E">
        <w:rPr>
          <w:highlight w:val="yellow"/>
          <w:lang w:val="en-US"/>
        </w:rPr>
        <w:t>.</w:t>
      </w:r>
    </w:p>
    <w:p w14:paraId="2A69DB37" w14:textId="77777777" w:rsidR="00C5421E" w:rsidRPr="00C5421E" w:rsidRDefault="00C5421E" w:rsidP="00C5421E">
      <w:pPr>
        <w:numPr>
          <w:ilvl w:val="0"/>
          <w:numId w:val="9"/>
        </w:numPr>
        <w:jc w:val="both"/>
        <w:rPr>
          <w:highlight w:val="yellow"/>
          <w:lang w:val="en-US"/>
        </w:rPr>
      </w:pPr>
      <w:r w:rsidRPr="00C5421E">
        <w:rPr>
          <w:b/>
          <w:bCs/>
          <w:highlight w:val="yellow"/>
          <w:lang w:val="it-IT"/>
        </w:rPr>
        <w:t>Usa il rinforzo positivo</w:t>
      </w:r>
      <w:r w:rsidRPr="00C5421E">
        <w:rPr>
          <w:highlight w:val="yellow"/>
          <w:lang w:val="it-IT"/>
        </w:rPr>
        <w:t>: associa la pulizia a bocconcini o a un gioco preferito. Mantieni le sessioni brevi.</w:t>
      </w:r>
    </w:p>
    <w:p w14:paraId="671AE077" w14:textId="77777777" w:rsidR="00C5421E" w:rsidRPr="00C5421E" w:rsidRDefault="00C5421E" w:rsidP="00C5421E">
      <w:pPr>
        <w:numPr>
          <w:ilvl w:val="0"/>
          <w:numId w:val="9"/>
        </w:numPr>
        <w:jc w:val="both"/>
        <w:rPr>
          <w:highlight w:val="yellow"/>
          <w:lang w:val="it-IT"/>
        </w:rPr>
      </w:pPr>
      <w:r w:rsidRPr="00C5421E">
        <w:rPr>
          <w:b/>
          <w:bCs/>
          <w:highlight w:val="yellow"/>
          <w:lang w:val="it-IT"/>
        </w:rPr>
        <w:t>Desensibilizzazione graduale</w:t>
      </w:r>
      <w:r w:rsidRPr="00C5421E">
        <w:rPr>
          <w:highlight w:val="yellow"/>
          <w:lang w:val="it-IT"/>
        </w:rPr>
        <w:t>: lascia che il cane annusi il detergente e fai brevi esercizi di manipolazione dell’orecchio.</w:t>
      </w:r>
    </w:p>
    <w:p w14:paraId="75E97ED5" w14:textId="77777777" w:rsidR="00C5421E" w:rsidRPr="00C5421E" w:rsidRDefault="00C5421E" w:rsidP="00C5421E">
      <w:pPr>
        <w:numPr>
          <w:ilvl w:val="0"/>
          <w:numId w:val="9"/>
        </w:numPr>
        <w:jc w:val="both"/>
        <w:rPr>
          <w:highlight w:val="yellow"/>
          <w:lang w:val="it-IT"/>
        </w:rPr>
      </w:pPr>
      <w:r w:rsidRPr="00C5421E">
        <w:rPr>
          <w:b/>
          <w:bCs/>
          <w:highlight w:val="yellow"/>
          <w:lang w:val="it-IT"/>
        </w:rPr>
        <w:t>Adatta l’approccio</w:t>
      </w:r>
      <w:r w:rsidRPr="00C5421E">
        <w:rPr>
          <w:highlight w:val="yellow"/>
          <w:lang w:val="it-IT"/>
        </w:rPr>
        <w:t>: prova posizioni diverse o pulisci un orecchio alla volta.</w:t>
      </w:r>
    </w:p>
    <w:p w14:paraId="65E5BDF7" w14:textId="77777777" w:rsidR="00C5421E" w:rsidRPr="00C5421E" w:rsidRDefault="00C5421E" w:rsidP="00C5421E">
      <w:pPr>
        <w:numPr>
          <w:ilvl w:val="0"/>
          <w:numId w:val="9"/>
        </w:numPr>
        <w:jc w:val="both"/>
        <w:rPr>
          <w:highlight w:val="yellow"/>
          <w:lang w:val="it-IT"/>
        </w:rPr>
      </w:pPr>
      <w:r w:rsidRPr="00C5421E">
        <w:rPr>
          <w:b/>
          <w:bCs/>
          <w:highlight w:val="yellow"/>
          <w:lang w:val="it-IT"/>
        </w:rPr>
        <w:t>Metodi alternativi</w:t>
      </w:r>
      <w:r w:rsidRPr="00C5421E">
        <w:rPr>
          <w:highlight w:val="yellow"/>
          <w:lang w:val="it-IT"/>
        </w:rPr>
        <w:t>: usa salviette auricolari pre-inumidite sull’orecchio esterno se i detergenti liquidi non sono tollerati.</w:t>
      </w:r>
    </w:p>
    <w:p w14:paraId="247D6E5E" w14:textId="0BF3991C" w:rsidR="00FF5E75" w:rsidRPr="00C5421E" w:rsidRDefault="00C5421E" w:rsidP="00C5421E">
      <w:pPr>
        <w:numPr>
          <w:ilvl w:val="0"/>
          <w:numId w:val="9"/>
        </w:numPr>
        <w:jc w:val="both"/>
        <w:rPr>
          <w:highlight w:val="yellow"/>
          <w:lang w:val="it-IT"/>
        </w:rPr>
      </w:pPr>
      <w:r w:rsidRPr="00C5421E">
        <w:rPr>
          <w:b/>
          <w:bCs/>
          <w:highlight w:val="yellow"/>
          <w:lang w:val="it-IT"/>
        </w:rPr>
        <w:t>Chiedi aiuto</w:t>
      </w:r>
      <w:r w:rsidRPr="00C5421E">
        <w:rPr>
          <w:highlight w:val="yellow"/>
          <w:lang w:val="it-IT"/>
        </w:rPr>
        <w:t xml:space="preserve">: se la resistenza continua, un veterinario o un toelettatore professionista può pulire in sicurezza le orecchie e darti indicazioni </w:t>
      </w:r>
      <w:r>
        <w:rPr>
          <w:highlight w:val="yellow"/>
          <w:lang w:val="it-IT"/>
        </w:rPr>
        <w:t>su come educare il cane</w:t>
      </w:r>
      <w:r w:rsidRPr="00C5421E">
        <w:rPr>
          <w:highlight w:val="yellow"/>
          <w:lang w:val="it-IT"/>
        </w:rPr>
        <w:t>.</w:t>
      </w:r>
    </w:p>
    <w:p w14:paraId="7A9AD920" w14:textId="77777777" w:rsidR="00C5421E" w:rsidRPr="00C5421E" w:rsidRDefault="00C5421E" w:rsidP="00C5421E">
      <w:pPr>
        <w:jc w:val="both"/>
        <w:rPr>
          <w:lang w:val="it-IT"/>
        </w:rPr>
      </w:pPr>
    </w:p>
    <w:p w14:paraId="5F9B8732" w14:textId="4653DD71" w:rsidR="00D87298" w:rsidRPr="0014486A" w:rsidRDefault="0014486A" w:rsidP="0014486A">
      <w:pPr>
        <w:jc w:val="both"/>
        <w:rPr>
          <w:b/>
          <w:bCs/>
          <w:lang w:val="it-IT"/>
        </w:rPr>
      </w:pPr>
      <w:r w:rsidRPr="0014486A">
        <w:rPr>
          <w:b/>
          <w:bCs/>
          <w:highlight w:val="yellow"/>
          <w:lang w:val="it-IT"/>
        </w:rPr>
        <w:t>Quando non pulire le orecchie del tuo cane?</w:t>
      </w:r>
      <w:r w:rsidR="0031707D" w:rsidRPr="0031707D">
        <w:rPr>
          <w:b/>
          <w:bCs/>
          <w:color w:val="EE0000"/>
          <w:lang w:val="it-IT"/>
        </w:rPr>
        <w:t xml:space="preserve"> (H2)</w:t>
      </w:r>
    </w:p>
    <w:p w14:paraId="46C3A12D" w14:textId="0BF7D577" w:rsidR="00D87298" w:rsidRDefault="0014486A" w:rsidP="0014486A">
      <w:pPr>
        <w:jc w:val="both"/>
        <w:rPr>
          <w:lang w:val="it-IT"/>
        </w:rPr>
      </w:pPr>
      <w:r w:rsidRPr="0014486A">
        <w:rPr>
          <w:lang w:val="it-IT"/>
        </w:rPr>
        <w:t>Imparare a pulire le orecchie di un cane significa anche sapere cosa fare e cosa non fare. Alcuni cani possono essere soggetti a una serie di disturbi alle orecchie, come infestazioni di acari, infezioni auricolari e proliferazione di lieviti.</w:t>
      </w:r>
    </w:p>
    <w:p w14:paraId="15C1F10E" w14:textId="77777777" w:rsidR="0014486A" w:rsidRPr="0014486A" w:rsidRDefault="0014486A" w:rsidP="0014486A">
      <w:pPr>
        <w:jc w:val="both"/>
        <w:rPr>
          <w:lang w:val="it-IT"/>
        </w:rPr>
      </w:pPr>
    </w:p>
    <w:p w14:paraId="17ACDC79" w14:textId="7DE982C3" w:rsidR="00D87298" w:rsidRPr="0014486A" w:rsidRDefault="0014486A" w:rsidP="0014486A">
      <w:pPr>
        <w:jc w:val="both"/>
        <w:rPr>
          <w:lang w:val="it-IT"/>
        </w:rPr>
      </w:pPr>
      <w:r w:rsidRPr="0014486A">
        <w:rPr>
          <w:lang w:val="it-IT"/>
        </w:rPr>
        <w:t xml:space="preserve">Se sospettate che il vostro cane abbia un'infezione, potreste essere tentati di pulirgli le orecchie, soprattutto se percepite un odore più forte del normale o se notate un accumulo di cerume. Tuttavia, </w:t>
      </w:r>
      <w:r w:rsidRPr="0031707D">
        <w:rPr>
          <w:b/>
          <w:bCs/>
          <w:lang w:val="it-IT"/>
        </w:rPr>
        <w:t>se pulite le orecchie del vostro cane quando sono infette, potreste causargli più danni che benefici</w:t>
      </w:r>
      <w:r w:rsidRPr="0014486A">
        <w:rPr>
          <w:lang w:val="it-IT"/>
        </w:rPr>
        <w:t>. Se si sospetta un'infezione alle orecchie, prima di pulirle è bene consultare il veterinario.</w:t>
      </w:r>
      <w:r w:rsidR="00D87298" w:rsidRPr="0014486A">
        <w:rPr>
          <w:lang w:val="it-IT"/>
        </w:rPr>
        <w:t> </w:t>
      </w:r>
    </w:p>
    <w:p w14:paraId="77B9D2C7" w14:textId="77777777" w:rsidR="00D87298" w:rsidRPr="0014486A" w:rsidRDefault="00D87298" w:rsidP="0014486A">
      <w:pPr>
        <w:jc w:val="both"/>
        <w:rPr>
          <w:lang w:val="it-IT"/>
        </w:rPr>
      </w:pPr>
    </w:p>
    <w:p w14:paraId="620251C5" w14:textId="1A6312F1" w:rsidR="00D87298" w:rsidRPr="0014486A" w:rsidRDefault="0014486A" w:rsidP="0014486A">
      <w:pPr>
        <w:jc w:val="both"/>
        <w:rPr>
          <w:b/>
          <w:bCs/>
          <w:lang w:val="it-IT"/>
        </w:rPr>
      </w:pPr>
      <w:r w:rsidRPr="0014486A">
        <w:rPr>
          <w:b/>
          <w:bCs/>
          <w:lang w:val="it-IT"/>
        </w:rPr>
        <w:t>Segni di un’infezione all’orecchio nel cane</w:t>
      </w:r>
      <w:r w:rsidR="0031707D" w:rsidRPr="0031707D">
        <w:rPr>
          <w:b/>
          <w:bCs/>
          <w:color w:val="EE0000"/>
          <w:lang w:val="it-IT"/>
        </w:rPr>
        <w:t xml:space="preserve"> (H2)</w:t>
      </w:r>
    </w:p>
    <w:p w14:paraId="0E07E4B0" w14:textId="011467B5" w:rsidR="00D87298" w:rsidRPr="0014486A" w:rsidRDefault="0014486A" w:rsidP="0014486A">
      <w:pPr>
        <w:jc w:val="both"/>
        <w:rPr>
          <w:lang w:val="it-IT"/>
        </w:rPr>
      </w:pPr>
      <w:r w:rsidRPr="0014486A">
        <w:rPr>
          <w:lang w:val="it-IT"/>
        </w:rPr>
        <w:t>Se il cane ha un'infezione, le orecchie potrebbero essere sensibili al tatto, rosse e infiammate. L’animale potrebbe anche scuotere frequentemente la testa o cercare di grattarsi le orecchie, in quanto prova una sensazione di estremo fastidio.</w:t>
      </w:r>
    </w:p>
    <w:p w14:paraId="479B41CC" w14:textId="77777777" w:rsidR="00D87298" w:rsidRPr="0014486A" w:rsidRDefault="00D87298" w:rsidP="0014486A">
      <w:pPr>
        <w:jc w:val="both"/>
        <w:rPr>
          <w:lang w:val="it-IT"/>
        </w:rPr>
      </w:pPr>
    </w:p>
    <w:p w14:paraId="75BA6C74" w14:textId="77777777" w:rsidR="0014486A" w:rsidRPr="0014486A" w:rsidRDefault="0014486A" w:rsidP="0014486A">
      <w:pPr>
        <w:jc w:val="both"/>
        <w:rPr>
          <w:lang w:val="it-IT"/>
        </w:rPr>
      </w:pPr>
      <w:r w:rsidRPr="0014486A">
        <w:rPr>
          <w:lang w:val="it-IT"/>
        </w:rPr>
        <w:lastRenderedPageBreak/>
        <w:t>Potreste notare anche una secrezione che fuoriesce dall'orecchio, che può essere maleodorante o di colore insolito.</w:t>
      </w:r>
    </w:p>
    <w:p w14:paraId="0BDF9415" w14:textId="77777777" w:rsidR="0014486A" w:rsidRPr="0014486A" w:rsidRDefault="0014486A" w:rsidP="0014486A">
      <w:pPr>
        <w:jc w:val="both"/>
        <w:rPr>
          <w:lang w:val="it-IT"/>
        </w:rPr>
      </w:pPr>
    </w:p>
    <w:p w14:paraId="1B409983" w14:textId="38CD5FE3" w:rsidR="0014486A" w:rsidRPr="0014486A" w:rsidRDefault="0014486A" w:rsidP="0014486A">
      <w:pPr>
        <w:jc w:val="both"/>
        <w:rPr>
          <w:lang w:val="it-IT"/>
        </w:rPr>
      </w:pPr>
      <w:r w:rsidRPr="0031707D">
        <w:rPr>
          <w:b/>
          <w:bCs/>
          <w:lang w:val="it-IT"/>
        </w:rPr>
        <w:t xml:space="preserve">Anche gli </w:t>
      </w:r>
      <w:hyperlink r:id="rId10" w:history="1">
        <w:r w:rsidRPr="00DC5B97">
          <w:rPr>
            <w:rStyle w:val="Hyperlink"/>
            <w:b/>
            <w:bCs/>
            <w:lang w:val="it-IT"/>
          </w:rPr>
          <w:t>acari dell'orecchio</w:t>
        </w:r>
      </w:hyperlink>
      <w:r w:rsidRPr="0031707D">
        <w:rPr>
          <w:b/>
          <w:bCs/>
          <w:lang w:val="it-IT"/>
        </w:rPr>
        <w:t xml:space="preserve"> possono essere la causa di infestazioni auricolari</w:t>
      </w:r>
      <w:r w:rsidRPr="0014486A">
        <w:rPr>
          <w:lang w:val="it-IT"/>
        </w:rPr>
        <w:t xml:space="preserve"> nel cane. In caso di presenza di acari, i soggetti affetti possono presentare grumi dall'aspetto simile a quello del caffè, spesse croste nere o rosse/marroni e graffi e tagli all'interno e intorno alle orecchie.</w:t>
      </w:r>
    </w:p>
    <w:p w14:paraId="184DECB1" w14:textId="77777777" w:rsidR="0014486A" w:rsidRPr="0014486A" w:rsidRDefault="0014486A" w:rsidP="0014486A">
      <w:pPr>
        <w:jc w:val="both"/>
        <w:rPr>
          <w:lang w:val="it-IT"/>
        </w:rPr>
      </w:pPr>
    </w:p>
    <w:p w14:paraId="3A52FB54" w14:textId="007DFB53" w:rsidR="00D87298" w:rsidRPr="0014486A" w:rsidRDefault="0014486A" w:rsidP="0014486A">
      <w:pPr>
        <w:jc w:val="both"/>
        <w:rPr>
          <w:lang w:val="it-IT"/>
        </w:rPr>
      </w:pPr>
      <w:r w:rsidRPr="0014486A">
        <w:rPr>
          <w:lang w:val="it-IT"/>
        </w:rPr>
        <w:t xml:space="preserve">Se pensate che il vostro cane abbia un'infezione, </w:t>
      </w:r>
      <w:r w:rsidRPr="0031707D">
        <w:rPr>
          <w:b/>
          <w:bCs/>
          <w:lang w:val="it-IT"/>
        </w:rPr>
        <w:t>portatelo immediatamente dal veterinario</w:t>
      </w:r>
      <w:r w:rsidRPr="0014486A">
        <w:rPr>
          <w:lang w:val="it-IT"/>
        </w:rPr>
        <w:t>, che potrà prescrivervi antibiotici e gocce auricolari per eliminare eventuali infezioni batteriche o da lieviti. Inoltre, se l'infezione è dovuta a un parassita, prescriverà l farmaco più appropriato per eliminarlo.</w:t>
      </w:r>
    </w:p>
    <w:p w14:paraId="55141DD4" w14:textId="77777777" w:rsidR="00FF5E75" w:rsidRPr="0014486A" w:rsidRDefault="00FF5E75" w:rsidP="0014486A">
      <w:pPr>
        <w:jc w:val="both"/>
        <w:rPr>
          <w:lang w:val="it-IT"/>
        </w:rPr>
      </w:pPr>
    </w:p>
    <w:p w14:paraId="6D5F77BD" w14:textId="65DA67B0" w:rsidR="00FF5E75" w:rsidRPr="00A8615B" w:rsidRDefault="00FF5E75" w:rsidP="0014486A">
      <w:pPr>
        <w:jc w:val="both"/>
        <w:rPr>
          <w:b/>
          <w:bCs/>
          <w:highlight w:val="yellow"/>
          <w:lang w:val="it-IT"/>
          <w:rPrChange w:id="4" w:author="Flecchia,Gaia Maria Concetta,IT-Assago" w:date="2026-04-10T10:10:00Z" w16du:dateUtc="2026-04-10T08:10:00Z">
            <w:rPr>
              <w:b/>
              <w:bCs/>
              <w:highlight w:val="yellow"/>
            </w:rPr>
          </w:rPrChange>
        </w:rPr>
      </w:pPr>
      <w:r w:rsidRPr="00A8615B">
        <w:rPr>
          <w:b/>
          <w:bCs/>
          <w:highlight w:val="yellow"/>
          <w:lang w:val="it-IT"/>
          <w:rPrChange w:id="5" w:author="Flecchia,Gaia Maria Concetta,IT-Assago" w:date="2026-04-10T10:10:00Z" w16du:dateUtc="2026-04-10T08:10:00Z">
            <w:rPr>
              <w:b/>
              <w:bCs/>
              <w:highlight w:val="yellow"/>
            </w:rPr>
          </w:rPrChange>
        </w:rPr>
        <w:t>FAQ</w:t>
      </w:r>
      <w:r w:rsidR="0031707D" w:rsidRPr="0031707D">
        <w:rPr>
          <w:b/>
          <w:bCs/>
          <w:color w:val="EE0000"/>
          <w:lang w:val="it-IT"/>
        </w:rPr>
        <w:t xml:space="preserve"> (H2)</w:t>
      </w:r>
    </w:p>
    <w:p w14:paraId="028190CA" w14:textId="72B46D00" w:rsidR="00FF5E75" w:rsidRPr="00C5421E" w:rsidRDefault="00C5421E" w:rsidP="00C5421E">
      <w:pPr>
        <w:jc w:val="both"/>
        <w:rPr>
          <w:b/>
          <w:bCs/>
          <w:highlight w:val="yellow"/>
          <w:lang w:val="it-IT"/>
        </w:rPr>
      </w:pPr>
      <w:r w:rsidRPr="00C5421E">
        <w:rPr>
          <w:b/>
          <w:bCs/>
          <w:highlight w:val="yellow"/>
          <w:lang w:val="it-IT"/>
        </w:rPr>
        <w:t xml:space="preserve">Quanto spesso dovrei pulire le orecchie del mio cane se nuota </w:t>
      </w:r>
      <w:r>
        <w:rPr>
          <w:b/>
          <w:bCs/>
          <w:highlight w:val="yellow"/>
          <w:lang w:val="it-IT"/>
        </w:rPr>
        <w:t>frequentemente</w:t>
      </w:r>
      <w:r w:rsidRPr="00C5421E">
        <w:rPr>
          <w:b/>
          <w:bCs/>
          <w:highlight w:val="yellow"/>
          <w:lang w:val="it-IT"/>
        </w:rPr>
        <w:t>?</w:t>
      </w:r>
      <w:r w:rsidR="0031707D" w:rsidRPr="0031707D">
        <w:rPr>
          <w:b/>
          <w:bCs/>
          <w:color w:val="EE0000"/>
          <w:lang w:val="it-IT"/>
        </w:rPr>
        <w:t xml:space="preserve"> (H</w:t>
      </w:r>
      <w:r w:rsidR="0031707D">
        <w:rPr>
          <w:b/>
          <w:bCs/>
          <w:color w:val="EE0000"/>
          <w:lang w:val="it-IT"/>
        </w:rPr>
        <w:t>3</w:t>
      </w:r>
      <w:r w:rsidR="0031707D" w:rsidRPr="0031707D">
        <w:rPr>
          <w:b/>
          <w:bCs/>
          <w:color w:val="EE0000"/>
          <w:lang w:val="it-IT"/>
        </w:rPr>
        <w:t>)</w:t>
      </w:r>
    </w:p>
    <w:p w14:paraId="6ED5B2CD" w14:textId="1940E61A" w:rsidR="00FF5E75" w:rsidRPr="00C5421E" w:rsidRDefault="00C5421E" w:rsidP="00C5421E">
      <w:pPr>
        <w:jc w:val="both"/>
        <w:rPr>
          <w:highlight w:val="yellow"/>
          <w:lang w:val="it-IT"/>
        </w:rPr>
      </w:pPr>
      <w:r w:rsidRPr="00C5421E">
        <w:rPr>
          <w:highlight w:val="yellow"/>
          <w:lang w:val="it-IT"/>
        </w:rPr>
        <w:t>Dopo ogni nuotata o ogni pochi giorni per</w:t>
      </w:r>
      <w:r>
        <w:rPr>
          <w:highlight w:val="yellow"/>
          <w:lang w:val="it-IT"/>
        </w:rPr>
        <w:t xml:space="preserve"> aiutare a prevenire</w:t>
      </w:r>
      <w:r w:rsidRPr="00C5421E">
        <w:rPr>
          <w:highlight w:val="yellow"/>
          <w:lang w:val="it-IT"/>
        </w:rPr>
        <w:t xml:space="preserve"> infezioni legate all’umidità.</w:t>
      </w:r>
    </w:p>
    <w:p w14:paraId="6DF401AE" w14:textId="77777777" w:rsidR="00FF5E75" w:rsidRPr="00C5421E" w:rsidRDefault="00FF5E75" w:rsidP="0014486A">
      <w:pPr>
        <w:jc w:val="both"/>
        <w:rPr>
          <w:highlight w:val="yellow"/>
          <w:lang w:val="it-IT"/>
        </w:rPr>
      </w:pPr>
    </w:p>
    <w:p w14:paraId="3F9C43EA" w14:textId="27717609" w:rsidR="00FF5E75" w:rsidRPr="00C5421E" w:rsidRDefault="00C5421E" w:rsidP="00C5421E">
      <w:pPr>
        <w:jc w:val="both"/>
        <w:rPr>
          <w:b/>
          <w:bCs/>
          <w:highlight w:val="yellow"/>
          <w:lang w:val="it-IT"/>
        </w:rPr>
      </w:pPr>
      <w:r w:rsidRPr="00C5421E">
        <w:rPr>
          <w:b/>
          <w:bCs/>
          <w:highlight w:val="yellow"/>
          <w:lang w:val="it-IT"/>
        </w:rPr>
        <w:t>Cosa dovrei fare se il mio cane non mi lascia pulirgli le orecchie?</w:t>
      </w:r>
      <w:r w:rsidR="0031707D" w:rsidRPr="0031707D">
        <w:rPr>
          <w:b/>
          <w:bCs/>
          <w:color w:val="EE0000"/>
          <w:lang w:val="it-IT"/>
        </w:rPr>
        <w:t xml:space="preserve"> (H</w:t>
      </w:r>
      <w:r w:rsidR="0031707D">
        <w:rPr>
          <w:b/>
          <w:bCs/>
          <w:color w:val="EE0000"/>
          <w:lang w:val="it-IT"/>
        </w:rPr>
        <w:t>3</w:t>
      </w:r>
      <w:r w:rsidR="0031707D" w:rsidRPr="0031707D">
        <w:rPr>
          <w:b/>
          <w:bCs/>
          <w:color w:val="EE0000"/>
          <w:lang w:val="it-IT"/>
        </w:rPr>
        <w:t>)</w:t>
      </w:r>
    </w:p>
    <w:p w14:paraId="7B9AF976" w14:textId="51E458AD" w:rsidR="00FF5E75" w:rsidRPr="00C5421E" w:rsidRDefault="00C5421E" w:rsidP="00C5421E">
      <w:pPr>
        <w:jc w:val="both"/>
        <w:rPr>
          <w:highlight w:val="yellow"/>
          <w:lang w:val="it-IT"/>
        </w:rPr>
      </w:pPr>
      <w:r w:rsidRPr="00C5421E">
        <w:rPr>
          <w:highlight w:val="yellow"/>
          <w:lang w:val="it-IT"/>
        </w:rPr>
        <w:t>Inizia lentamente, usa bocconcini, manipola le orecchie con delicatezza, prova salviette per l’orecchio esterno e, se necessario, cerca assistenza professionale.</w:t>
      </w:r>
    </w:p>
    <w:p w14:paraId="413A53AC" w14:textId="77777777" w:rsidR="00FF5E75" w:rsidRPr="00C5421E" w:rsidRDefault="00FF5E75" w:rsidP="0014486A">
      <w:pPr>
        <w:jc w:val="both"/>
        <w:rPr>
          <w:highlight w:val="yellow"/>
          <w:lang w:val="it-IT"/>
        </w:rPr>
      </w:pPr>
    </w:p>
    <w:p w14:paraId="68E63A21" w14:textId="46C9F622" w:rsidR="00FF5E75" w:rsidRPr="00C5421E" w:rsidRDefault="00C5421E" w:rsidP="00C5421E">
      <w:pPr>
        <w:jc w:val="both"/>
        <w:rPr>
          <w:b/>
          <w:bCs/>
          <w:highlight w:val="yellow"/>
          <w:lang w:val="it-IT"/>
        </w:rPr>
      </w:pPr>
      <w:r w:rsidRPr="00C5421E">
        <w:rPr>
          <w:b/>
          <w:bCs/>
          <w:highlight w:val="yellow"/>
          <w:lang w:val="it-IT"/>
        </w:rPr>
        <w:t>Come faccio a sapere se ho pulito a fondo le orecchie del mio cane?</w:t>
      </w:r>
      <w:r w:rsidR="0031707D" w:rsidRPr="0031707D">
        <w:rPr>
          <w:b/>
          <w:bCs/>
          <w:color w:val="EE0000"/>
          <w:lang w:val="it-IT"/>
        </w:rPr>
        <w:t xml:space="preserve"> (H</w:t>
      </w:r>
      <w:r w:rsidR="0031707D">
        <w:rPr>
          <w:b/>
          <w:bCs/>
          <w:color w:val="EE0000"/>
          <w:lang w:val="it-IT"/>
        </w:rPr>
        <w:t>3</w:t>
      </w:r>
      <w:r w:rsidR="0031707D" w:rsidRPr="0031707D">
        <w:rPr>
          <w:b/>
          <w:bCs/>
          <w:color w:val="EE0000"/>
          <w:lang w:val="it-IT"/>
        </w:rPr>
        <w:t>)</w:t>
      </w:r>
    </w:p>
    <w:p w14:paraId="0DD1D189" w14:textId="77777777" w:rsidR="00C5421E" w:rsidRPr="00C5421E" w:rsidRDefault="00C5421E" w:rsidP="00C5421E">
      <w:pPr>
        <w:jc w:val="both"/>
        <w:rPr>
          <w:highlight w:val="yellow"/>
          <w:lang w:val="it-IT"/>
        </w:rPr>
      </w:pPr>
      <w:r w:rsidRPr="00C5421E">
        <w:rPr>
          <w:highlight w:val="yellow"/>
          <w:lang w:val="it-IT"/>
        </w:rPr>
        <w:t>L’orecchio dovrebbe apparire privo di cerume visibile e detriti, avere un odore normale e il tuo cane non dovrebbe mostrare disagio. Evita di spingere qualsiasi cosa in profondità nel condotto, così come di pulire eccessivamente nella stessa sessione, perché questo potrebbe irritare l’interno dell’orecchio e il condotto uditivo.</w:t>
      </w:r>
    </w:p>
    <w:p w14:paraId="641BE1F1" w14:textId="77777777" w:rsidR="00FF5E75" w:rsidRPr="00C5421E" w:rsidRDefault="00FF5E75" w:rsidP="0014486A">
      <w:pPr>
        <w:jc w:val="both"/>
        <w:rPr>
          <w:lang w:val="it-IT"/>
        </w:rPr>
      </w:pPr>
    </w:p>
    <w:p w14:paraId="340B699A" w14:textId="77777777" w:rsidR="00D87298" w:rsidRPr="00C5421E" w:rsidRDefault="00D87298" w:rsidP="0014486A">
      <w:pPr>
        <w:jc w:val="both"/>
        <w:rPr>
          <w:lang w:val="it-IT"/>
        </w:rPr>
      </w:pPr>
    </w:p>
    <w:p w14:paraId="6A87B5B8" w14:textId="4E52E146" w:rsidR="00D87298" w:rsidRDefault="0014486A" w:rsidP="0014486A">
      <w:pPr>
        <w:jc w:val="both"/>
        <w:rPr>
          <w:lang w:val="it-IT"/>
        </w:rPr>
      </w:pPr>
      <w:r w:rsidRPr="0014486A">
        <w:rPr>
          <w:lang w:val="it-IT"/>
        </w:rPr>
        <w:t>Ora sapete come pulire le orecchie del cane! Controllate regolarmente le orecchie e prestate sempre attenzione a qualsiasi atteggiamento insolito.</w:t>
      </w:r>
    </w:p>
    <w:p w14:paraId="77131397" w14:textId="77777777" w:rsidR="0014486A" w:rsidRPr="0014486A" w:rsidRDefault="0014486A" w:rsidP="0014486A">
      <w:pPr>
        <w:jc w:val="both"/>
        <w:rPr>
          <w:lang w:val="it-IT"/>
        </w:rPr>
      </w:pPr>
    </w:p>
    <w:p w14:paraId="14BE6F7B" w14:textId="69B51BC7" w:rsidR="00C5421E" w:rsidRPr="00C5421E" w:rsidRDefault="00C5421E" w:rsidP="00C5421E">
      <w:pPr>
        <w:jc w:val="both"/>
        <w:rPr>
          <w:highlight w:val="yellow"/>
          <w:lang w:val="it-IT"/>
        </w:rPr>
      </w:pPr>
      <w:r>
        <w:rPr>
          <w:highlight w:val="yellow"/>
          <w:lang w:val="it-IT"/>
        </w:rPr>
        <w:t>S</w:t>
      </w:r>
      <w:r w:rsidRPr="00C5421E">
        <w:rPr>
          <w:highlight w:val="yellow"/>
          <w:lang w:val="it-IT"/>
        </w:rPr>
        <w:t>copri</w:t>
      </w:r>
      <w:r>
        <w:rPr>
          <w:highlight w:val="yellow"/>
          <w:lang w:val="it-IT"/>
        </w:rPr>
        <w:t>te</w:t>
      </w:r>
      <w:r w:rsidRPr="00C5421E">
        <w:rPr>
          <w:highlight w:val="yellow"/>
          <w:lang w:val="it-IT"/>
        </w:rPr>
        <w:t xml:space="preserve"> di più su alcuni dei problemi cutanei più comuni del cane e sui segnali a cui prestare attenzione.</w:t>
      </w:r>
    </w:p>
    <w:p w14:paraId="4341A631" w14:textId="117D7356" w:rsidR="00D87298" w:rsidRPr="00C5421E" w:rsidRDefault="00D87298" w:rsidP="0014486A">
      <w:pPr>
        <w:jc w:val="both"/>
        <w:rPr>
          <w:lang w:val="it-IT"/>
        </w:rPr>
      </w:pPr>
    </w:p>
    <w:p w14:paraId="43A33824" w14:textId="35E98932" w:rsidR="000534DC" w:rsidRPr="00C5421E" w:rsidRDefault="000534DC" w:rsidP="0014486A">
      <w:pPr>
        <w:jc w:val="both"/>
        <w:rPr>
          <w:lang w:val="it-IT"/>
        </w:rPr>
      </w:pPr>
    </w:p>
    <w:sectPr w:rsidR="000534DC" w:rsidRPr="00C54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AEE93" w14:textId="77777777" w:rsidR="0023635D" w:rsidRDefault="0023635D" w:rsidP="00F470F2">
      <w:r>
        <w:separator/>
      </w:r>
    </w:p>
  </w:endnote>
  <w:endnote w:type="continuationSeparator" w:id="0">
    <w:p w14:paraId="253B658A" w14:textId="77777777" w:rsidR="0023635D" w:rsidRDefault="0023635D" w:rsidP="00F470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SystemUIFont">
    <w:altName w:val="Calibri"/>
    <w:charset w:val="00"/>
    <w:family w:val="auto"/>
    <w:pitch w:val="default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4B778" w14:textId="77777777" w:rsidR="0023635D" w:rsidRDefault="0023635D" w:rsidP="00F470F2">
      <w:r>
        <w:separator/>
      </w:r>
    </w:p>
  </w:footnote>
  <w:footnote w:type="continuationSeparator" w:id="0">
    <w:p w14:paraId="2FAF1417" w14:textId="77777777" w:rsidR="0023635D" w:rsidRDefault="0023635D" w:rsidP="00F470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F0118"/>
    <w:multiLevelType w:val="multilevel"/>
    <w:tmpl w:val="D392218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EA7CA9"/>
    <w:multiLevelType w:val="multilevel"/>
    <w:tmpl w:val="77C65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5849C7"/>
    <w:multiLevelType w:val="multilevel"/>
    <w:tmpl w:val="5934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014A9"/>
    <w:multiLevelType w:val="multilevel"/>
    <w:tmpl w:val="7A18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D30FD"/>
    <w:multiLevelType w:val="multilevel"/>
    <w:tmpl w:val="0AE4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E1552"/>
    <w:multiLevelType w:val="hybridMultilevel"/>
    <w:tmpl w:val="238C3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1A73AB"/>
    <w:multiLevelType w:val="multilevel"/>
    <w:tmpl w:val="61BC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631568"/>
    <w:multiLevelType w:val="multilevel"/>
    <w:tmpl w:val="D0C0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E3834"/>
    <w:multiLevelType w:val="multilevel"/>
    <w:tmpl w:val="D28E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C944A1"/>
    <w:multiLevelType w:val="hybridMultilevel"/>
    <w:tmpl w:val="F274F01C"/>
    <w:lvl w:ilvl="0" w:tplc="9D6A63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464731">
    <w:abstractNumId w:val="1"/>
  </w:num>
  <w:num w:numId="2" w16cid:durableId="269971871">
    <w:abstractNumId w:val="6"/>
  </w:num>
  <w:num w:numId="3" w16cid:durableId="1804611457">
    <w:abstractNumId w:val="8"/>
  </w:num>
  <w:num w:numId="4" w16cid:durableId="62724554">
    <w:abstractNumId w:val="2"/>
  </w:num>
  <w:num w:numId="5" w16cid:durableId="138426066">
    <w:abstractNumId w:val="7"/>
  </w:num>
  <w:num w:numId="6" w16cid:durableId="404106466">
    <w:abstractNumId w:val="4"/>
  </w:num>
  <w:num w:numId="7" w16cid:durableId="899366454">
    <w:abstractNumId w:val="0"/>
  </w:num>
  <w:num w:numId="8" w16cid:durableId="191117374">
    <w:abstractNumId w:val="5"/>
  </w:num>
  <w:num w:numId="9" w16cid:durableId="200822818">
    <w:abstractNumId w:val="3"/>
  </w:num>
  <w:num w:numId="10" w16cid:durableId="2026054519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lecchia,Gaia Maria Concetta,IT-Assago">
    <w15:presenceInfo w15:providerId="AD" w15:userId="S::GaiaMariaConcetta.Flecchia@purina.nestle.com::0b338c8e-8951-43f5-b8eb-b6b820c365b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6E9"/>
    <w:rsid w:val="00033936"/>
    <w:rsid w:val="000534DC"/>
    <w:rsid w:val="000E0D43"/>
    <w:rsid w:val="000F07EB"/>
    <w:rsid w:val="00100321"/>
    <w:rsid w:val="00103293"/>
    <w:rsid w:val="0014486A"/>
    <w:rsid w:val="00167597"/>
    <w:rsid w:val="001C5F65"/>
    <w:rsid w:val="001D62B8"/>
    <w:rsid w:val="001F6958"/>
    <w:rsid w:val="0022420A"/>
    <w:rsid w:val="002251B9"/>
    <w:rsid w:val="0023635D"/>
    <w:rsid w:val="002644C0"/>
    <w:rsid w:val="0028270F"/>
    <w:rsid w:val="0031707D"/>
    <w:rsid w:val="0034530B"/>
    <w:rsid w:val="0035337D"/>
    <w:rsid w:val="00355484"/>
    <w:rsid w:val="003E1977"/>
    <w:rsid w:val="004A61D5"/>
    <w:rsid w:val="00565954"/>
    <w:rsid w:val="00593A0A"/>
    <w:rsid w:val="005A0612"/>
    <w:rsid w:val="005A45A6"/>
    <w:rsid w:val="005B7C92"/>
    <w:rsid w:val="005E057E"/>
    <w:rsid w:val="00606B65"/>
    <w:rsid w:val="006322B5"/>
    <w:rsid w:val="00667A37"/>
    <w:rsid w:val="006A7F60"/>
    <w:rsid w:val="006F1FFA"/>
    <w:rsid w:val="00730ECE"/>
    <w:rsid w:val="00770FD7"/>
    <w:rsid w:val="00792CCE"/>
    <w:rsid w:val="007C7FDC"/>
    <w:rsid w:val="007E0DC7"/>
    <w:rsid w:val="007E6BE5"/>
    <w:rsid w:val="007F05FC"/>
    <w:rsid w:val="0080654B"/>
    <w:rsid w:val="00843B03"/>
    <w:rsid w:val="00873AF6"/>
    <w:rsid w:val="008F0C39"/>
    <w:rsid w:val="0095518C"/>
    <w:rsid w:val="00991DC2"/>
    <w:rsid w:val="00997C40"/>
    <w:rsid w:val="009D4593"/>
    <w:rsid w:val="00A326E9"/>
    <w:rsid w:val="00A55E5A"/>
    <w:rsid w:val="00A7367D"/>
    <w:rsid w:val="00A8615B"/>
    <w:rsid w:val="00AA1ACC"/>
    <w:rsid w:val="00AE7C2C"/>
    <w:rsid w:val="00B60474"/>
    <w:rsid w:val="00B77A91"/>
    <w:rsid w:val="00B94265"/>
    <w:rsid w:val="00BB7BED"/>
    <w:rsid w:val="00BD26AF"/>
    <w:rsid w:val="00BD3FB8"/>
    <w:rsid w:val="00BD5E88"/>
    <w:rsid w:val="00BE3127"/>
    <w:rsid w:val="00C5421E"/>
    <w:rsid w:val="00CA7B92"/>
    <w:rsid w:val="00D1474A"/>
    <w:rsid w:val="00D21A09"/>
    <w:rsid w:val="00D42DDA"/>
    <w:rsid w:val="00D66FB5"/>
    <w:rsid w:val="00D71013"/>
    <w:rsid w:val="00D87298"/>
    <w:rsid w:val="00DC5B97"/>
    <w:rsid w:val="00E61545"/>
    <w:rsid w:val="00EB0242"/>
    <w:rsid w:val="00EB4AB7"/>
    <w:rsid w:val="00F06736"/>
    <w:rsid w:val="00F470F2"/>
    <w:rsid w:val="00F61C3B"/>
    <w:rsid w:val="00FA0652"/>
    <w:rsid w:val="00FF5E75"/>
    <w:rsid w:val="00FF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E7862A"/>
  <w15:chartTrackingRefBased/>
  <w15:docId w15:val="{53F2B0A1-1C5C-004D-9261-45907DB28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E75"/>
    <w:rPr>
      <w:lang w:val="en-GB"/>
    </w:rPr>
  </w:style>
  <w:style w:type="paragraph" w:styleId="Ttulo1">
    <w:name w:val="heading 1"/>
    <w:basedOn w:val="Normal"/>
    <w:next w:val="Normal"/>
    <w:link w:val="Ttulo1Char"/>
    <w:uiPriority w:val="9"/>
    <w:qFormat/>
    <w:rsid w:val="00A32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2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2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2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2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26E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26E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26E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26E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26E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26E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26E9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26E9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26E9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26E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26E9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26E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26E9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har"/>
    <w:uiPriority w:val="10"/>
    <w:qFormat/>
    <w:rsid w:val="00A326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26E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26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26E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o">
    <w:name w:val="Quote"/>
    <w:basedOn w:val="Normal"/>
    <w:next w:val="Normal"/>
    <w:link w:val="CitaoChar"/>
    <w:uiPriority w:val="29"/>
    <w:qFormat/>
    <w:rsid w:val="00A326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26E9"/>
    <w:rPr>
      <w:i/>
      <w:iCs/>
      <w:color w:val="404040" w:themeColor="text1" w:themeTint="BF"/>
      <w:lang w:val="en-GB"/>
    </w:rPr>
  </w:style>
  <w:style w:type="paragraph" w:styleId="PargrafodaLista">
    <w:name w:val="List Paragraph"/>
    <w:basedOn w:val="Normal"/>
    <w:uiPriority w:val="34"/>
    <w:qFormat/>
    <w:rsid w:val="00A326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26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2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26E9"/>
    <w:rPr>
      <w:i/>
      <w:iCs/>
      <w:color w:val="0F4761" w:themeColor="accent1" w:themeShade="BF"/>
      <w:lang w:val="en-GB"/>
    </w:rPr>
  </w:style>
  <w:style w:type="character" w:styleId="RefernciaIntensa">
    <w:name w:val="Intense Reference"/>
    <w:basedOn w:val="Fontepargpadro"/>
    <w:uiPriority w:val="32"/>
    <w:qFormat/>
    <w:rsid w:val="00A326E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326E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326E9"/>
    <w:rPr>
      <w:color w:val="605E5C"/>
      <w:shd w:val="clear" w:color="auto" w:fill="E1DFDD"/>
    </w:rPr>
  </w:style>
  <w:style w:type="paragraph" w:styleId="Reviso">
    <w:name w:val="Revision"/>
    <w:hidden/>
    <w:uiPriority w:val="99"/>
    <w:semiHidden/>
    <w:rsid w:val="00F06736"/>
    <w:rPr>
      <w:lang w:val="en-GB"/>
    </w:rPr>
  </w:style>
  <w:style w:type="character" w:styleId="Refdecomentrio">
    <w:name w:val="annotation reference"/>
    <w:basedOn w:val="Fontepargpadro"/>
    <w:uiPriority w:val="99"/>
    <w:semiHidden/>
    <w:unhideWhenUsed/>
    <w:rsid w:val="002251B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251B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251B9"/>
    <w:rPr>
      <w:sz w:val="20"/>
      <w:szCs w:val="20"/>
      <w:lang w:val="en-GB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251B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251B9"/>
    <w:rPr>
      <w:b/>
      <w:bCs/>
      <w:sz w:val="20"/>
      <w:szCs w:val="20"/>
      <w:lang w:val="en-GB"/>
    </w:rPr>
  </w:style>
  <w:style w:type="paragraph" w:styleId="Cabealho">
    <w:name w:val="header"/>
    <w:basedOn w:val="Normal"/>
    <w:link w:val="CabealhoChar"/>
    <w:uiPriority w:val="99"/>
    <w:unhideWhenUsed/>
    <w:rsid w:val="00F470F2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470F2"/>
    <w:rPr>
      <w:lang w:val="en-GB"/>
    </w:rPr>
  </w:style>
  <w:style w:type="paragraph" w:styleId="Rodap">
    <w:name w:val="footer"/>
    <w:basedOn w:val="Normal"/>
    <w:link w:val="RodapChar"/>
    <w:uiPriority w:val="99"/>
    <w:unhideWhenUsed/>
    <w:rsid w:val="00F470F2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F470F2"/>
    <w:rPr>
      <w:lang w:val="en-GB"/>
    </w:rPr>
  </w:style>
  <w:style w:type="character" w:styleId="HiperlinkVisitado">
    <w:name w:val="FollowedHyperlink"/>
    <w:basedOn w:val="Fontepargpadro"/>
    <w:uiPriority w:val="99"/>
    <w:semiHidden/>
    <w:unhideWhenUsed/>
    <w:rsid w:val="0028270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9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1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67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92935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29368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903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51392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04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453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4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088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597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041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950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87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760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008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03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62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9446157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046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14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07899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24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116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8" w:space="0" w:color="E91C24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222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132549">
                                                                      <w:marLeft w:val="0"/>
                                                                      <w:marRight w:val="-12615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395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477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34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2895651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659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94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69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047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115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470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785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192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4837675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844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554882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866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347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8" w:space="0" w:color="E91C24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823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054075">
                                                                      <w:marLeft w:val="0"/>
                                                                      <w:marRight w:val="-12615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421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792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678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86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54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39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233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036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10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98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3280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8327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0503892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40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56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8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002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994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832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6152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0171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8091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70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840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19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9171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93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30" w:color="auto"/>
                                                <w:left w:val="none" w:sz="0" w:space="0" w:color="auto"/>
                                                <w:bottom w:val="single" w:sz="6" w:space="30" w:color="CFCFCF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8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0260662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549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935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46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456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46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36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659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404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226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7189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11" w:color="auto"/>
                                                        <w:bottom w:val="none" w:sz="0" w:space="0" w:color="auto"/>
                                                        <w:right w:val="single" w:sz="12" w:space="8" w:color="E91C24"/>
                                                      </w:divBdr>
                                                      <w:divsChild>
                                                        <w:div w:id="1483425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405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6772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366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934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732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076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227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2324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11" w:color="auto"/>
                                                        <w:bottom w:val="none" w:sz="0" w:space="0" w:color="auto"/>
                                                        <w:right w:val="single" w:sz="12" w:space="8" w:color="E91C24"/>
                                                      </w:divBdr>
                                                      <w:divsChild>
                                                        <w:div w:id="1590117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968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64569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1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568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57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778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48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1953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11" w:color="auto"/>
                                                        <w:bottom w:val="none" w:sz="0" w:space="0" w:color="auto"/>
                                                        <w:right w:val="single" w:sz="12" w:space="8" w:color="E91C24"/>
                                                      </w:divBdr>
                                                      <w:divsChild>
                                                        <w:div w:id="1385831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964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2249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101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8612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87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81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27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05880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11" w:color="auto"/>
                                                        <w:bottom w:val="none" w:sz="0" w:space="0" w:color="auto"/>
                                                        <w:right w:val="single" w:sz="12" w:space="8" w:color="E91C24"/>
                                                      </w:divBdr>
                                                      <w:divsChild>
                                                        <w:div w:id="170590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435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829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575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659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1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1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525837">
                                          <w:marLeft w:val="0"/>
                                          <w:marRight w:val="0"/>
                                          <w:marTop w:val="12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087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91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738122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85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624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00060832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3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775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755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94514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307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844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483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796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208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50441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0048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9329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59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9403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2744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7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0583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78085">
                              <w:marLeft w:val="0"/>
                              <w:marRight w:val="0"/>
                              <w:marTop w:val="0"/>
                              <w:marBottom w:val="7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52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77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20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314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270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80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15" w:color="auto"/>
                                    <w:left w:val="none" w:sz="0" w:space="0" w:color="auto"/>
                                    <w:bottom w:val="single" w:sz="6" w:space="15" w:color="FFFFFF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6570944">
                              <w:marLeft w:val="0"/>
                              <w:marRight w:val="0"/>
                              <w:marTop w:val="0"/>
                              <w:marBottom w:val="94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0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15" w:color="auto"/>
                                    <w:left w:val="none" w:sz="0" w:space="0" w:color="auto"/>
                                    <w:bottom w:val="single" w:sz="6" w:space="15" w:color="FFFFFF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412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66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817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848227">
                              <w:marLeft w:val="0"/>
                              <w:marRight w:val="0"/>
                              <w:marTop w:val="0"/>
                              <w:marBottom w:val="7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1988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70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8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6299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38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48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15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39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47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4920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436909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8070430">
                              <w:marLeft w:val="0"/>
                              <w:marRight w:val="0"/>
                              <w:marTop w:val="0"/>
                              <w:marBottom w:val="7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7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1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03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6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8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26999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49337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26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22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70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812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17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55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628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478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61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07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51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68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263266">
                                                          <w:marLeft w:val="0"/>
                                                          <w:marRight w:val="0"/>
                                                          <w:marTop w:val="15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211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179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855086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827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224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8" w:space="0" w:color="E91C24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279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3458553">
                                                                      <w:marLeft w:val="0"/>
                                                                      <w:marRight w:val="-12615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1636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44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574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867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75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32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4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130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42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73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4201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963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699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22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387872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296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773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48" w:space="0" w:color="E91C24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111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165424">
                                                                      <w:marLeft w:val="0"/>
                                                                      <w:marRight w:val="-12615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5530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785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9762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641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906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108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203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439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620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3573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5693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8755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066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2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5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506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03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506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514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736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092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2926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57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72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6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0291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28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30" w:color="auto"/>
                                                <w:left w:val="none" w:sz="0" w:space="0" w:color="auto"/>
                                                <w:bottom w:val="single" w:sz="6" w:space="30" w:color="CFCFCF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05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26138">
                                                  <w:marLeft w:val="0"/>
                                                  <w:marRight w:val="0"/>
                                                  <w:marTop w:val="240"/>
                                                  <w:marBottom w:val="1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07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532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433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44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27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78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77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41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19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0479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11" w:color="auto"/>
                                                        <w:bottom w:val="none" w:sz="0" w:space="0" w:color="auto"/>
                                                        <w:right w:val="single" w:sz="12" w:space="8" w:color="E91C24"/>
                                                      </w:divBdr>
                                                      <w:divsChild>
                                                        <w:div w:id="122540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106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57900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643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7454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84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550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62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926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11" w:color="auto"/>
                                                        <w:bottom w:val="none" w:sz="0" w:space="0" w:color="auto"/>
                                                        <w:right w:val="single" w:sz="12" w:space="8" w:color="E91C24"/>
                                                      </w:divBdr>
                                                      <w:divsChild>
                                                        <w:div w:id="2120559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00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3343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747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719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1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130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24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8130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11" w:color="auto"/>
                                                        <w:bottom w:val="none" w:sz="0" w:space="0" w:color="auto"/>
                                                        <w:right w:val="single" w:sz="12" w:space="8" w:color="E91C24"/>
                                                      </w:divBdr>
                                                      <w:divsChild>
                                                        <w:div w:id="128380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773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2309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241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2535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264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686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920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3137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11" w:color="auto"/>
                                                        <w:bottom w:val="none" w:sz="0" w:space="0" w:color="auto"/>
                                                        <w:right w:val="single" w:sz="12" w:space="8" w:color="E91C24"/>
                                                      </w:divBdr>
                                                      <w:divsChild>
                                                        <w:div w:id="1937397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1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49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3301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720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168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53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41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398006">
                                          <w:marLeft w:val="0"/>
                                          <w:marRight w:val="0"/>
                                          <w:marTop w:val="129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220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13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710021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46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055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4857923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5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983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484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16782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4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9503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792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2435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235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268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4648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1415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5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51927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3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8983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475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643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13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1873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066381">
                              <w:marLeft w:val="0"/>
                              <w:marRight w:val="0"/>
                              <w:marTop w:val="0"/>
                              <w:marBottom w:val="7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210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8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56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447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699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84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15" w:color="auto"/>
                                    <w:left w:val="none" w:sz="0" w:space="0" w:color="auto"/>
                                    <w:bottom w:val="single" w:sz="6" w:space="15" w:color="FFFFFF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9256017">
                              <w:marLeft w:val="0"/>
                              <w:marRight w:val="0"/>
                              <w:marTop w:val="0"/>
                              <w:marBottom w:val="94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5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15" w:color="auto"/>
                                    <w:left w:val="none" w:sz="0" w:space="0" w:color="auto"/>
                                    <w:bottom w:val="single" w:sz="6" w:space="15" w:color="FFFFFF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59928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3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5797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2426054">
                              <w:marLeft w:val="0"/>
                              <w:marRight w:val="0"/>
                              <w:marTop w:val="0"/>
                              <w:marBottom w:val="7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44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85623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621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95039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74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4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770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45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7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041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32862">
                                          <w:marLeft w:val="0"/>
                                          <w:marRight w:val="0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185055">
                              <w:marLeft w:val="0"/>
                              <w:marRight w:val="0"/>
                              <w:marTop w:val="0"/>
                              <w:marBottom w:val="7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purina.it/articoli/cani/salute/parassiti/acari-nel-cane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EE892A6C6A634EA3B795AC25074230" ma:contentTypeVersion="19" ma:contentTypeDescription="Create a new document." ma:contentTypeScope="" ma:versionID="645e4a29af246bcbfa3ba96c668c5ba0">
  <xsd:schema xmlns:xsd="http://www.w3.org/2001/XMLSchema" xmlns:xs="http://www.w3.org/2001/XMLSchema" xmlns:p="http://schemas.microsoft.com/office/2006/metadata/properties" xmlns:ns2="1246095d-bdf4-4fd5-ae9f-68aaaa77857e" xmlns:ns3="a62aec7e-dce8-4e63-8c95-6536881885e0" targetNamespace="http://schemas.microsoft.com/office/2006/metadata/properties" ma:root="true" ma:fieldsID="18376f11d522f5a3c504fda6efc61439" ns2:_="" ns3:_="">
    <xsd:import namespace="1246095d-bdf4-4fd5-ae9f-68aaaa77857e"/>
    <xsd:import namespace="a62aec7e-dce8-4e63-8c95-6536881885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46095d-bdf4-4fd5-ae9f-68aaaa7785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3b4f369-e68d-40dc-b20e-bd2c7c5d9b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2aec7e-dce8-4e63-8c95-6536881885e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c1d2e30-73c4-496d-aed3-035e8d0d71ff}" ma:internalName="TaxCatchAll" ma:showField="CatchAllData" ma:web="a62aec7e-dce8-4e63-8c95-6536881885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46095d-bdf4-4fd5-ae9f-68aaaa77857e">
      <Terms xmlns="http://schemas.microsoft.com/office/infopath/2007/PartnerControls"/>
    </lcf76f155ced4ddcb4097134ff3c332f>
    <TaxCatchAll xmlns="a62aec7e-dce8-4e63-8c95-6536881885e0" xsi:nil="true"/>
  </documentManagement>
</p:properties>
</file>

<file path=customXml/itemProps1.xml><?xml version="1.0" encoding="utf-8"?>
<ds:datastoreItem xmlns:ds="http://schemas.openxmlformats.org/officeDocument/2006/customXml" ds:itemID="{8EF8D5CA-6A85-449B-BC8B-0E6E52DEE0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46095d-bdf4-4fd5-ae9f-68aaaa77857e"/>
    <ds:schemaRef ds:uri="a62aec7e-dce8-4e63-8c95-6536881885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7864EC-C2C1-41A6-9DAC-2D83290A67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03D7CB-2976-4A33-A645-B532A8200EAF}">
  <ds:schemaRefs>
    <ds:schemaRef ds:uri="http://schemas.microsoft.com/office/2006/metadata/properties"/>
    <ds:schemaRef ds:uri="http://schemas.microsoft.com/office/infopath/2007/PartnerControls"/>
    <ds:schemaRef ds:uri="1246095d-bdf4-4fd5-ae9f-68aaaa77857e"/>
    <ds:schemaRef ds:uri="a62aec7e-dce8-4e63-8c95-6536881885e0"/>
  </ds:schemaRefs>
</ds:datastoreItem>
</file>

<file path=docMetadata/LabelInfo.xml><?xml version="1.0" encoding="utf-8"?>
<clbl:labelList xmlns:clbl="http://schemas.microsoft.com/office/2020/mipLabelMetadata">
  <clbl:label id="{1ada0a2f-b917-4d51-b0d0-d418a10c8b23}" enabled="1" method="Standard" siteId="{12a3af23-a769-4654-847f-958f3d479f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1874</Words>
  <Characters>10013</Characters>
  <Application>Microsoft Office Word</Application>
  <DocSecurity>0</DocSecurity>
  <Lines>250</Lines>
  <Paragraphs>133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Florentina Sarac</dc:creator>
  <cp:keywords/>
  <dc:description/>
  <cp:lastModifiedBy>Brito,Carlos,BR-Ribeirão Preto</cp:lastModifiedBy>
  <cp:revision>5</cp:revision>
  <dcterms:created xsi:type="dcterms:W3CDTF">2026-04-10T08:17:00Z</dcterms:created>
  <dcterms:modified xsi:type="dcterms:W3CDTF">2026-05-18T18:17:00Z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0x01010061EE892A6C6A634EA3B795AC25074230</vt:lpwstr>
  </property>
  <property fmtid="{D5CDD505-2E9C-101B-9397-08002B2CF9AE}" pid="3" name="MediaServiceImageTags">
    <vt:lpwstr/>
  </property>
</Properties>
</file>